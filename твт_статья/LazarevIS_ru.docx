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46666" w14:textId="77777777" w:rsidR="00F35034" w:rsidRPr="00F35034" w:rsidRDefault="00F35034" w:rsidP="00F35034">
      <w:pPr>
        <w:pStyle w:val="a0"/>
        <w:jc w:val="center"/>
        <w:rPr>
          <w:b/>
          <w:lang w:val="ru-RU"/>
        </w:rPr>
      </w:pPr>
      <w:bookmarkStart w:id="0" w:name="введение"/>
      <w:r w:rsidRPr="00F35034">
        <w:rPr>
          <w:b/>
          <w:lang w:val="ru-RU"/>
        </w:rPr>
        <w:t xml:space="preserve">Моделирование выпадения парафина при </w:t>
      </w:r>
      <w:proofErr w:type="spellStart"/>
      <w:r w:rsidRPr="00F35034">
        <w:rPr>
          <w:b/>
          <w:lang w:val="ru-RU"/>
        </w:rPr>
        <w:t>заводнении</w:t>
      </w:r>
      <w:proofErr w:type="spellEnd"/>
      <w:r w:rsidRPr="00F35034">
        <w:rPr>
          <w:b/>
          <w:lang w:val="ru-RU"/>
        </w:rPr>
        <w:t xml:space="preserve"> нефтяных пластов холодной водой</w:t>
      </w:r>
    </w:p>
    <w:p w14:paraId="75D93815" w14:textId="77777777" w:rsidR="0045486D" w:rsidRDefault="0045486D" w:rsidP="0045486D">
      <w:pPr>
        <w:pStyle w:val="Abstract"/>
        <w:rPr>
          <w:rFonts w:ascii="Times New Roman" w:hAnsi="Times New Roman" w:cs="Times New Roman"/>
          <w:b/>
          <w:bCs/>
          <w:sz w:val="32"/>
          <w:szCs w:val="32"/>
          <w:lang w:val="ru-RU"/>
        </w:rPr>
      </w:pPr>
      <w:r w:rsidRPr="0045486D">
        <w:rPr>
          <w:rFonts w:ascii="Times New Roman" w:hAnsi="Times New Roman" w:cs="Times New Roman"/>
          <w:b/>
          <w:bCs/>
          <w:sz w:val="32"/>
          <w:szCs w:val="32"/>
          <w:lang w:val="ru-RU"/>
        </w:rPr>
        <w:t>Аннотация</w:t>
      </w:r>
    </w:p>
    <w:p w14:paraId="29498673" w14:textId="43EE3DA5" w:rsidR="0045486D" w:rsidRDefault="0045486D" w:rsidP="0045486D">
      <w:pPr>
        <w:pStyle w:val="a0"/>
        <w:ind w:firstLine="709"/>
        <w:jc w:val="both"/>
        <w:rPr>
          <w:rFonts w:ascii="Times New Roman" w:hAnsi="Times New Roman" w:cs="Times New Roman"/>
          <w:lang w:val="ru-RU"/>
        </w:rPr>
      </w:pPr>
      <w:r w:rsidRPr="0045486D">
        <w:rPr>
          <w:rFonts w:ascii="Times New Roman" w:hAnsi="Times New Roman" w:cs="Times New Roman"/>
          <w:lang w:val="ru-RU"/>
        </w:rPr>
        <w:t xml:space="preserve">Предложена математическая модель, описывающая процесс отложения парафина при закачке холодной воды в коллектор, насыщенный </w:t>
      </w:r>
      <w:proofErr w:type="spellStart"/>
      <w:r w:rsidRPr="0045486D">
        <w:rPr>
          <w:rFonts w:ascii="Times New Roman" w:hAnsi="Times New Roman" w:cs="Times New Roman"/>
          <w:lang w:val="ru-RU"/>
        </w:rPr>
        <w:t>парафинистой</w:t>
      </w:r>
      <w:proofErr w:type="spellEnd"/>
      <w:r w:rsidRPr="0045486D">
        <w:rPr>
          <w:rFonts w:ascii="Times New Roman" w:hAnsi="Times New Roman" w:cs="Times New Roman"/>
          <w:lang w:val="ru-RU"/>
        </w:rPr>
        <w:t xml:space="preserve"> нефтью. Учтены процессы фазовых переходов, связанные с кристаллизацией парафина при снижении температуры, и последующее отложение твердых частиц в пористой среде. Процесс осаждения парафина предполагается равновесным и моделируется на основе теории идеального раствора для двухкомпонентной системы «нефть-парафин». Механизм блокировки пор описан с использованием функции распределения пор по размерам. Полученная система дифференциальных </w:t>
      </w:r>
      <w:r w:rsidRPr="00BB356E">
        <w:rPr>
          <w:rFonts w:ascii="Times New Roman" w:hAnsi="Times New Roman" w:cs="Times New Roman"/>
          <w:lang w:val="ru-RU"/>
        </w:rPr>
        <w:t xml:space="preserve">уравнений </w:t>
      </w:r>
      <w:proofErr w:type="spellStart"/>
      <w:r w:rsidR="00BF4274" w:rsidRPr="003B71E7">
        <w:rPr>
          <w:lang w:val="ru-RU"/>
        </w:rPr>
        <w:t>дискретизировалась</w:t>
      </w:r>
      <w:proofErr w:type="spellEnd"/>
      <w:r w:rsidRPr="00BB356E">
        <w:rPr>
          <w:rFonts w:ascii="Times New Roman" w:hAnsi="Times New Roman" w:cs="Times New Roman"/>
          <w:lang w:val="ru-RU"/>
        </w:rPr>
        <w:t xml:space="preserve"> методом конечных объемов. Для решения уравнений давления и насыщенности был использован метод </w:t>
      </w:r>
      <w:r w:rsidRPr="00BB356E">
        <w:rPr>
          <w:rFonts w:ascii="Times New Roman" w:hAnsi="Times New Roman" w:cs="Times New Roman"/>
        </w:rPr>
        <w:t>IMPES</w:t>
      </w:r>
      <w:r w:rsidRPr="00BB356E">
        <w:rPr>
          <w:rFonts w:ascii="Times New Roman" w:hAnsi="Times New Roman" w:cs="Times New Roman"/>
          <w:lang w:val="ru-RU"/>
        </w:rPr>
        <w:t xml:space="preserve"> (</w:t>
      </w:r>
      <w:r w:rsidRPr="00BB356E">
        <w:rPr>
          <w:rFonts w:ascii="Times New Roman" w:hAnsi="Times New Roman" w:cs="Times New Roman"/>
        </w:rPr>
        <w:t>Implicit</w:t>
      </w:r>
      <w:r w:rsidRPr="00BB356E">
        <w:rPr>
          <w:rFonts w:ascii="Times New Roman" w:hAnsi="Times New Roman" w:cs="Times New Roman"/>
          <w:lang w:val="ru-RU"/>
        </w:rPr>
        <w:t xml:space="preserve"> </w:t>
      </w:r>
      <w:r w:rsidRPr="00BB356E">
        <w:rPr>
          <w:rFonts w:ascii="Times New Roman" w:hAnsi="Times New Roman" w:cs="Times New Roman"/>
        </w:rPr>
        <w:t>Pressure</w:t>
      </w:r>
      <w:r w:rsidRPr="00BB356E">
        <w:rPr>
          <w:rFonts w:ascii="Times New Roman" w:hAnsi="Times New Roman" w:cs="Times New Roman"/>
          <w:lang w:val="ru-RU"/>
        </w:rPr>
        <w:t xml:space="preserve"> </w:t>
      </w:r>
      <w:r w:rsidRPr="00BB356E">
        <w:rPr>
          <w:rFonts w:ascii="Times New Roman" w:hAnsi="Times New Roman" w:cs="Times New Roman"/>
        </w:rPr>
        <w:t>Explicit</w:t>
      </w:r>
      <w:r w:rsidRPr="00BB356E">
        <w:rPr>
          <w:rFonts w:ascii="Times New Roman" w:hAnsi="Times New Roman" w:cs="Times New Roman"/>
          <w:lang w:val="ru-RU"/>
        </w:rPr>
        <w:t xml:space="preserve"> </w:t>
      </w:r>
      <w:r w:rsidRPr="00BB356E">
        <w:rPr>
          <w:rFonts w:ascii="Times New Roman" w:hAnsi="Times New Roman" w:cs="Times New Roman"/>
        </w:rPr>
        <w:t>Saturation</w:t>
      </w:r>
      <w:r w:rsidRPr="00BB356E">
        <w:rPr>
          <w:rFonts w:ascii="Times New Roman" w:hAnsi="Times New Roman" w:cs="Times New Roman"/>
          <w:lang w:val="ru-RU"/>
        </w:rPr>
        <w:t>). Результаты исследования выявили,</w:t>
      </w:r>
      <w:r w:rsidRPr="0045486D">
        <w:rPr>
          <w:rFonts w:ascii="Times New Roman" w:hAnsi="Times New Roman" w:cs="Times New Roman"/>
          <w:lang w:val="ru-RU"/>
        </w:rPr>
        <w:t xml:space="preserve"> что кольматация порового пространства парафиновыми отложениями приводит к ухудшению фильтрационно-емкостных свойств (ФЕС) пласта. </w:t>
      </w:r>
      <w:r w:rsidR="009A3EE0">
        <w:rPr>
          <w:rFonts w:ascii="Times New Roman" w:hAnsi="Times New Roman" w:cs="Times New Roman"/>
          <w:lang w:val="ru-RU"/>
        </w:rPr>
        <w:t xml:space="preserve">Из-за </w:t>
      </w:r>
      <w:r w:rsidRPr="0045486D">
        <w:rPr>
          <w:rFonts w:ascii="Times New Roman" w:hAnsi="Times New Roman" w:cs="Times New Roman"/>
          <w:lang w:val="ru-RU"/>
        </w:rPr>
        <w:t>снижени</w:t>
      </w:r>
      <w:r w:rsidR="009A3EE0">
        <w:rPr>
          <w:rFonts w:ascii="Times New Roman" w:hAnsi="Times New Roman" w:cs="Times New Roman"/>
          <w:lang w:val="ru-RU"/>
        </w:rPr>
        <w:t>я</w:t>
      </w:r>
      <w:r w:rsidRPr="0045486D">
        <w:rPr>
          <w:rFonts w:ascii="Times New Roman" w:hAnsi="Times New Roman" w:cs="Times New Roman"/>
          <w:lang w:val="ru-RU"/>
        </w:rPr>
        <w:t xml:space="preserve"> проницаемости и скорости фильтрации флюидов</w:t>
      </w:r>
      <w:r w:rsidR="009A3EE0">
        <w:rPr>
          <w:rFonts w:ascii="Times New Roman" w:hAnsi="Times New Roman" w:cs="Times New Roman"/>
          <w:lang w:val="ru-RU"/>
        </w:rPr>
        <w:t xml:space="preserve"> </w:t>
      </w:r>
      <w:r w:rsidRPr="0045486D">
        <w:rPr>
          <w:rFonts w:ascii="Times New Roman" w:hAnsi="Times New Roman" w:cs="Times New Roman"/>
          <w:lang w:val="ru-RU"/>
        </w:rPr>
        <w:t>уменьш</w:t>
      </w:r>
      <w:r w:rsidR="009A3EE0">
        <w:rPr>
          <w:rFonts w:ascii="Times New Roman" w:hAnsi="Times New Roman" w:cs="Times New Roman"/>
          <w:lang w:val="ru-RU"/>
        </w:rPr>
        <w:t>ается</w:t>
      </w:r>
      <w:r w:rsidRPr="0045486D">
        <w:rPr>
          <w:rFonts w:ascii="Times New Roman" w:hAnsi="Times New Roman" w:cs="Times New Roman"/>
          <w:lang w:val="ru-RU"/>
        </w:rPr>
        <w:t xml:space="preserve"> продуктивност</w:t>
      </w:r>
      <w:r w:rsidR="009A3EE0">
        <w:rPr>
          <w:rFonts w:ascii="Times New Roman" w:hAnsi="Times New Roman" w:cs="Times New Roman"/>
          <w:lang w:val="ru-RU"/>
        </w:rPr>
        <w:t>ь</w:t>
      </w:r>
      <w:r w:rsidRPr="0045486D">
        <w:rPr>
          <w:rFonts w:ascii="Times New Roman" w:hAnsi="Times New Roman" w:cs="Times New Roman"/>
          <w:lang w:val="ru-RU"/>
        </w:rPr>
        <w:t xml:space="preserve"> скважин и, как следствие, увелич</w:t>
      </w:r>
      <w:r w:rsidR="009A3EE0">
        <w:rPr>
          <w:rFonts w:ascii="Times New Roman" w:hAnsi="Times New Roman" w:cs="Times New Roman"/>
          <w:lang w:val="ru-RU"/>
        </w:rPr>
        <w:t>ивается</w:t>
      </w:r>
      <w:r w:rsidRPr="0045486D">
        <w:rPr>
          <w:rFonts w:ascii="Times New Roman" w:hAnsi="Times New Roman" w:cs="Times New Roman"/>
          <w:lang w:val="ru-RU"/>
        </w:rPr>
        <w:t xml:space="preserve"> продолжительности разработки месторождения. Также происходит снижение коэффициента извлечения.</w:t>
      </w:r>
    </w:p>
    <w:p w14:paraId="04B7B755" w14:textId="12A920E0" w:rsidR="0045486D" w:rsidRPr="0045486D" w:rsidRDefault="0045486D" w:rsidP="0045486D">
      <w:pPr>
        <w:pStyle w:val="a0"/>
        <w:jc w:val="both"/>
        <w:rPr>
          <w:rFonts w:ascii="Times New Roman" w:hAnsi="Times New Roman" w:cs="Times New Roman"/>
          <w:lang w:val="ru-RU"/>
        </w:rPr>
      </w:pPr>
      <w:r w:rsidRPr="0045486D">
        <w:rPr>
          <w:rFonts w:ascii="Times New Roman" w:hAnsi="Times New Roman" w:cs="Times New Roman"/>
          <w:b/>
          <w:bCs/>
          <w:lang w:val="ru-RU"/>
        </w:rPr>
        <w:t>Ключевые слова</w:t>
      </w:r>
      <w:r>
        <w:rPr>
          <w:rFonts w:ascii="Times New Roman" w:hAnsi="Times New Roman" w:cs="Times New Roman"/>
          <w:b/>
          <w:bCs/>
          <w:lang w:val="ru-RU"/>
        </w:rPr>
        <w:t xml:space="preserve">: </w:t>
      </w:r>
      <w:r w:rsidRPr="0045486D">
        <w:rPr>
          <w:lang w:val="ru-RU"/>
        </w:rPr>
        <w:t>неизотермическая фильтрация, парафиновые отложения, дисперсные частицы, кольматация, пористость, проницаемость, численное моделирование</w:t>
      </w:r>
    </w:p>
    <w:p w14:paraId="1700EB48" w14:textId="77777777" w:rsidR="0069360A" w:rsidRPr="00E837A5" w:rsidRDefault="00D3518C" w:rsidP="00E449FE">
      <w:pPr>
        <w:pStyle w:val="1"/>
        <w:jc w:val="both"/>
        <w:rPr>
          <w:color w:val="auto"/>
          <w:lang w:val="ru-RU"/>
        </w:rPr>
      </w:pPr>
      <w:r w:rsidRPr="00E837A5">
        <w:rPr>
          <w:color w:val="auto"/>
          <w:lang w:val="ru-RU"/>
        </w:rPr>
        <w:t>Введение</w:t>
      </w:r>
    </w:p>
    <w:p w14:paraId="3332A110" w14:textId="09846A8C" w:rsidR="007B5BF3" w:rsidRDefault="00D3518C" w:rsidP="00E449FE">
      <w:pPr>
        <w:pStyle w:val="FirstParagraph"/>
        <w:ind w:firstLine="709"/>
        <w:jc w:val="both"/>
        <w:rPr>
          <w:lang w:val="ru-RU"/>
        </w:rPr>
      </w:pPr>
      <w:r w:rsidRPr="000D1661">
        <w:rPr>
          <w:lang w:val="ru-RU"/>
        </w:rPr>
        <w:t xml:space="preserve">В процессе разработки нефтегазовых месторождений </w:t>
      </w:r>
      <w:proofErr w:type="spellStart"/>
      <w:r w:rsidRPr="000D1661">
        <w:rPr>
          <w:lang w:val="ru-RU"/>
        </w:rPr>
        <w:t>заводнением</w:t>
      </w:r>
      <w:proofErr w:type="spellEnd"/>
      <w:r w:rsidRPr="000D1661">
        <w:rPr>
          <w:lang w:val="ru-RU"/>
        </w:rPr>
        <w:t xml:space="preserve"> пластовые флюиды могут приобретать температуру, отличную от естественной температуры пласта. Это изменение может быть вызвано различными причинами, зависящими от характера фильтрационного потока, а также от технологии разработки, в процессе которой на продуктивные коллекторы оказывают различные тепловые воздействия. Примером подобного воздействия является нагнетание воды с целью поддержания пластового давления. В случае, когда температура нагнетаемой вода воды ниже температуры пласта, может возникать множество негативных эффектов, ухудшающих ФЕС коллектора. Наиболее яркий пример — отложение парафина, вызывающее снижение пористости, проницаемости, особенно вблизи призабойной зоны пласта, и, следовательно, увеличение скин-фактора. </w:t>
      </w:r>
      <w:r w:rsidR="00184237">
        <w:rPr>
          <w:lang w:val="ru-RU"/>
        </w:rPr>
        <w:t>М</w:t>
      </w:r>
      <w:r w:rsidRPr="000D1661">
        <w:rPr>
          <w:lang w:val="ru-RU"/>
        </w:rPr>
        <w:t xml:space="preserve">есторождения высоковязких </w:t>
      </w:r>
      <w:proofErr w:type="spellStart"/>
      <w:r w:rsidRPr="000D1661">
        <w:rPr>
          <w:lang w:val="ru-RU"/>
        </w:rPr>
        <w:t>нефтей</w:t>
      </w:r>
      <w:proofErr w:type="spellEnd"/>
      <w:r w:rsidRPr="000D1661">
        <w:rPr>
          <w:lang w:val="ru-RU"/>
        </w:rPr>
        <w:t xml:space="preserve">, содержащих значительные концентрации парафинов, смол и </w:t>
      </w:r>
      <w:proofErr w:type="spellStart"/>
      <w:r w:rsidRPr="000D1661">
        <w:rPr>
          <w:lang w:val="ru-RU"/>
        </w:rPr>
        <w:t>асфальтенов</w:t>
      </w:r>
      <w:proofErr w:type="spellEnd"/>
      <w:r w:rsidRPr="000D1661">
        <w:rPr>
          <w:lang w:val="ru-RU"/>
        </w:rPr>
        <w:t xml:space="preserve">, осваиваются с меньшей интенсивностью. Это связано с тем, что такие залежи требуют применения специализированных технологий для эффективной добычи, транспортировки и подготовки. Но сложность разработки не уменьшает их экономический потенциал. Глобальные запасы подобных </w:t>
      </w:r>
      <w:proofErr w:type="spellStart"/>
      <w:r w:rsidRPr="000D1661">
        <w:rPr>
          <w:lang w:val="ru-RU"/>
        </w:rPr>
        <w:t>нефтей</w:t>
      </w:r>
      <w:proofErr w:type="spellEnd"/>
      <w:r w:rsidRPr="000D1661">
        <w:rPr>
          <w:lang w:val="ru-RU"/>
        </w:rPr>
        <w:t xml:space="preserve"> превышают 810 миллиардов тонн</w:t>
      </w:r>
      <w:r w:rsidR="00460B4B">
        <w:rPr>
          <w:lang w:val="ru-RU"/>
        </w:rPr>
        <w:t xml:space="preserve"> </w:t>
      </w:r>
      <w:r w:rsidR="00460B4B" w:rsidRPr="00FB27A8">
        <w:rPr>
          <w:lang w:val="ru-RU"/>
        </w:rPr>
        <w:t>[1]</w:t>
      </w:r>
      <w:r w:rsidRPr="000D1661">
        <w:rPr>
          <w:lang w:val="ru-RU"/>
        </w:rPr>
        <w:t xml:space="preserve">. Россия уступает по этому показателю только Венесуэле и Канаде, обладая геологическими запасами высоковязкой нефти порядка 6-7 миллиардов тонн. </w:t>
      </w:r>
    </w:p>
    <w:p w14:paraId="194EF3DD" w14:textId="7997C830" w:rsidR="00A67A59" w:rsidRDefault="00D3518C" w:rsidP="00E449FE">
      <w:pPr>
        <w:pStyle w:val="FirstParagraph"/>
        <w:ind w:firstLine="709"/>
        <w:jc w:val="both"/>
        <w:rPr>
          <w:lang w:val="ru-RU"/>
        </w:rPr>
      </w:pPr>
      <w:r w:rsidRPr="000D1661">
        <w:rPr>
          <w:lang w:val="ru-RU"/>
        </w:rPr>
        <w:t xml:space="preserve">Парафины преимущественно состоят из нормальных </w:t>
      </w:r>
      <w:proofErr w:type="spellStart"/>
      <w:r w:rsidRPr="000D1661">
        <w:rPr>
          <w:lang w:val="ru-RU"/>
        </w:rPr>
        <w:t>алканов</w:t>
      </w:r>
      <w:proofErr w:type="spellEnd"/>
      <w:r w:rsidRPr="000D1661">
        <w:rPr>
          <w:lang w:val="ru-RU"/>
        </w:rPr>
        <w:t xml:space="preserve"> с числом атомов углерода </w:t>
      </w:r>
      <m:oMath>
        <m:r>
          <w:rPr>
            <w:rFonts w:ascii="Cambria Math" w:hAnsi="Cambria Math"/>
          </w:rPr>
          <m:t>C</m:t>
        </m:r>
        <m:r>
          <w:rPr>
            <w:rFonts w:ascii="Cambria Math" w:hAnsi="Cambria Math"/>
            <w:lang w:val="ru-RU"/>
          </w:rPr>
          <m:t>18</m:t>
        </m:r>
      </m:oMath>
      <w:r w:rsidRPr="000D1661">
        <w:rPr>
          <w:lang w:val="ru-RU"/>
        </w:rPr>
        <w:t xml:space="preserve"> до </w:t>
      </w:r>
      <m:oMath>
        <m:r>
          <w:rPr>
            <w:rFonts w:ascii="Cambria Math" w:hAnsi="Cambria Math"/>
          </w:rPr>
          <m:t>C</m:t>
        </m:r>
        <m:r>
          <w:rPr>
            <w:rFonts w:ascii="Cambria Math" w:hAnsi="Cambria Math"/>
            <w:lang w:val="ru-RU"/>
          </w:rPr>
          <m:t>35</m:t>
        </m:r>
      </m:oMath>
      <w:r w:rsidRPr="000D1661">
        <w:rPr>
          <w:lang w:val="ru-RU"/>
        </w:rPr>
        <w:t xml:space="preserve"> количество</w:t>
      </w:r>
      <w:r w:rsidR="0007063D">
        <w:rPr>
          <w:lang w:val="ru-RU"/>
        </w:rPr>
        <w:t>,</w:t>
      </w:r>
      <w:r w:rsidRPr="000D1661">
        <w:rPr>
          <w:lang w:val="ru-RU"/>
        </w:rPr>
        <w:t xml:space="preserve"> которых в парафине обычно </w:t>
      </w:r>
      <w:r w:rsidR="0007063D">
        <w:rPr>
          <w:lang w:val="ru-RU"/>
        </w:rPr>
        <w:t>больше</w:t>
      </w:r>
      <w:r w:rsidRPr="000D1661">
        <w:rPr>
          <w:lang w:val="ru-RU"/>
        </w:rPr>
        <w:t xml:space="preserve"> 75%, а остальная </w:t>
      </w:r>
      <w:r w:rsidRPr="000D1661">
        <w:rPr>
          <w:lang w:val="ru-RU"/>
        </w:rPr>
        <w:lastRenderedPageBreak/>
        <w:t xml:space="preserve">часть в основном состоит из </w:t>
      </w:r>
      <w:proofErr w:type="spellStart"/>
      <w:r w:rsidRPr="000D1661">
        <w:rPr>
          <w:lang w:val="ru-RU"/>
        </w:rPr>
        <w:t>изоалканов</w:t>
      </w:r>
      <w:proofErr w:type="spellEnd"/>
      <w:r w:rsidRPr="000D1661">
        <w:rPr>
          <w:lang w:val="ru-RU"/>
        </w:rPr>
        <w:t xml:space="preserve">, </w:t>
      </w:r>
      <w:proofErr w:type="spellStart"/>
      <w:r w:rsidRPr="000D1661">
        <w:rPr>
          <w:lang w:val="ru-RU"/>
        </w:rPr>
        <w:t>циклоалканов</w:t>
      </w:r>
      <w:proofErr w:type="spellEnd"/>
      <w:r w:rsidRPr="000D1661">
        <w:rPr>
          <w:lang w:val="ru-RU"/>
        </w:rPr>
        <w:t xml:space="preserve"> и </w:t>
      </w:r>
      <w:proofErr w:type="spellStart"/>
      <w:r w:rsidRPr="000D1661">
        <w:rPr>
          <w:lang w:val="ru-RU"/>
        </w:rPr>
        <w:t>алкилбензолов</w:t>
      </w:r>
      <w:proofErr w:type="spellEnd"/>
      <w:r w:rsidR="00460B4B" w:rsidRPr="00460B4B">
        <w:rPr>
          <w:lang w:val="ru-RU"/>
        </w:rPr>
        <w:t xml:space="preserve"> [2]</w:t>
      </w:r>
      <w:r w:rsidRPr="000D1661">
        <w:rPr>
          <w:lang w:val="ru-RU"/>
        </w:rPr>
        <w:t>. Растворимость парафина в нефти непосредственно связана с ее температурой. При достаточно высокой температуре парафин может полностью раствор</w:t>
      </w:r>
      <w:r w:rsidR="0007063D">
        <w:rPr>
          <w:lang w:val="ru-RU"/>
        </w:rPr>
        <w:t>я</w:t>
      </w:r>
      <w:r w:rsidRPr="000D1661">
        <w:rPr>
          <w:lang w:val="ru-RU"/>
        </w:rPr>
        <w:t xml:space="preserve">ться в нефти. В условиях пониженной температуры парафин способен затвердевать, при этом образуется дисперсная система, состоящая из жидкой нефтяной фазы и твёрдых частиц парафина. При промежуточных температурных значениях парафиновый компонент может быть частично растворен в нефти, а частично находиться в нефтяной фазе в виде дисперсных частиц. Образование твердых частиц парафина в нефти сопровождается их осаждением на поверхности пор пласта. Накопление парафиновых отложений приводит к уменьшению проницаемости пористой среды, что значительно затрудняет отбор нефти из пластов. Таким образом, парафиновые отложения становятся серьезной причиной снижения производительности нефтяных скважин. Анализ керна с применением компьютерной томографии до и после фильтрации парафинсодержащей нефти при пониженной </w:t>
      </w:r>
      <w:r w:rsidR="000D1661" w:rsidRPr="000D1661">
        <w:rPr>
          <w:lang w:val="ru-RU"/>
        </w:rPr>
        <w:t>температуре</w:t>
      </w:r>
      <w:r w:rsidR="00460B4B" w:rsidRPr="00460B4B">
        <w:rPr>
          <w:lang w:val="ru-RU"/>
        </w:rPr>
        <w:t xml:space="preserve"> [3</w:t>
      </w:r>
      <w:r w:rsidR="00460B4B" w:rsidRPr="00E4600B">
        <w:rPr>
          <w:lang w:val="ru-RU"/>
        </w:rPr>
        <w:t>]</w:t>
      </w:r>
      <w:r w:rsidR="000D1661" w:rsidRPr="000D1661">
        <w:rPr>
          <w:lang w:val="ru-RU"/>
        </w:rPr>
        <w:t xml:space="preserve"> показал</w:t>
      </w:r>
      <w:r w:rsidRPr="000D1661">
        <w:rPr>
          <w:lang w:val="ru-RU"/>
        </w:rPr>
        <w:t xml:space="preserve">, что кольматация порового пространства парафином привела к </w:t>
      </w:r>
      <w:r w:rsidRPr="00BB356E">
        <w:rPr>
          <w:lang w:val="ru-RU"/>
        </w:rPr>
        <w:t xml:space="preserve">уменьшению открытой пористости </w:t>
      </w:r>
      <w:r w:rsidR="00844483" w:rsidRPr="00BB356E">
        <w:rPr>
          <w:lang w:val="ru-RU"/>
        </w:rPr>
        <w:t xml:space="preserve">на </w:t>
      </w:r>
      <m:oMath>
        <m:r>
          <w:rPr>
            <w:rFonts w:ascii="Cambria Math" w:hAnsi="Cambria Math"/>
            <w:lang w:val="ru-RU"/>
          </w:rPr>
          <m:t>0.9%</m:t>
        </m:r>
      </m:oMath>
      <w:r w:rsidRPr="00BB356E">
        <w:rPr>
          <w:lang w:val="ru-RU"/>
        </w:rPr>
        <w:t xml:space="preserve"> </w:t>
      </w:r>
      <w:r w:rsidR="00BB356E">
        <w:rPr>
          <w:lang w:val="ru-RU"/>
        </w:rPr>
        <w:t>до</w:t>
      </w:r>
      <w:r w:rsidRPr="00BB356E">
        <w:rPr>
          <w:lang w:val="ru-RU"/>
        </w:rPr>
        <w:t xml:space="preserve"> </w:t>
      </w:r>
      <m:oMath>
        <m:r>
          <w:rPr>
            <w:rFonts w:ascii="Cambria Math" w:hAnsi="Cambria Math"/>
            <w:lang w:val="ru-RU"/>
          </w:rPr>
          <m:t>2.1%</m:t>
        </m:r>
      </m:oMath>
      <w:r w:rsidRPr="00BB356E">
        <w:rPr>
          <w:lang w:val="ru-RU"/>
        </w:rPr>
        <w:t>.</w:t>
      </w:r>
      <w:r w:rsidRPr="000D1661">
        <w:rPr>
          <w:lang w:val="ru-RU"/>
        </w:rPr>
        <w:t xml:space="preserve"> </w:t>
      </w:r>
    </w:p>
    <w:p w14:paraId="04EE1C70" w14:textId="2ED8BDCE" w:rsidR="00CD7EC9" w:rsidRDefault="00D3518C" w:rsidP="00E449FE">
      <w:pPr>
        <w:pStyle w:val="FirstParagraph"/>
        <w:ind w:firstLine="709"/>
        <w:jc w:val="both"/>
        <w:rPr>
          <w:lang w:val="ru-RU"/>
        </w:rPr>
      </w:pPr>
      <w:r w:rsidRPr="000D1661">
        <w:rPr>
          <w:lang w:val="ru-RU"/>
        </w:rPr>
        <w:t>Построение модели прогнозирования осаждения парафина представляет собой комплексную задачу. При моделировании закачки холодной воды в нефтяной пласт необходимо учитывать два основных явления: процесс кристаллизации парафина в нефти и последующий процесс отложения парафина на поверхность пор. Имеется богатый объем информации о теплофизических характеристиках и химическом составе парафиновых соединений</w:t>
      </w:r>
      <w:r w:rsidR="00E4600B" w:rsidRPr="00E4600B">
        <w:rPr>
          <w:lang w:val="ru-RU"/>
        </w:rPr>
        <w:t xml:space="preserve"> [4]</w:t>
      </w:r>
      <w:r w:rsidRPr="000D1661">
        <w:rPr>
          <w:lang w:val="ru-RU"/>
        </w:rPr>
        <w:t xml:space="preserve">. Разработаны различные термодинамические модели, позволяющие предсказать </w:t>
      </w:r>
      <w:proofErr w:type="gramStart"/>
      <w:r w:rsidRPr="000D1661">
        <w:rPr>
          <w:lang w:val="ru-RU"/>
        </w:rPr>
        <w:t>температуру</w:t>
      </w:r>
      <w:proofErr w:type="gramEnd"/>
      <w:r w:rsidR="000D1661">
        <w:rPr>
          <w:lang w:val="ru-RU"/>
        </w:rPr>
        <w:t xml:space="preserve"> </w:t>
      </w:r>
      <w:r w:rsidRPr="000D1661">
        <w:rPr>
          <w:lang w:val="ru-RU"/>
        </w:rPr>
        <w:t xml:space="preserve">начала кристаллизации </w:t>
      </w:r>
      <w:r w:rsidR="000D1661">
        <w:rPr>
          <w:lang w:val="ru-RU"/>
        </w:rPr>
        <w:t>(</w:t>
      </w:r>
      <w:r w:rsidRPr="000D1661">
        <w:rPr>
          <w:lang w:val="ru-RU"/>
        </w:rPr>
        <w:t>температуру помутнения), и описывать состояние равновесия между твердой и жидкой фазами для углеводородных систем</w:t>
      </w:r>
      <w:r w:rsidR="00E4600B" w:rsidRPr="00E4600B">
        <w:rPr>
          <w:lang w:val="ru-RU"/>
        </w:rPr>
        <w:t xml:space="preserve"> [2, 5, 6]</w:t>
      </w:r>
      <w:r w:rsidRPr="000D1661">
        <w:rPr>
          <w:lang w:val="ru-RU"/>
        </w:rPr>
        <w:t>. В ряде научных работ для моделирования растворимости/осаждения парафинов применялось уравнение теории реальных растворов для бинарной смеси. В качестве альтернативного подхода в некоторых исследованиях используется теория идеального раствора бинарной смеси</w:t>
      </w:r>
      <w:r w:rsidR="00E4600B" w:rsidRPr="00E4600B">
        <w:rPr>
          <w:lang w:val="ru-RU"/>
        </w:rPr>
        <w:t xml:space="preserve"> [7, 8]</w:t>
      </w:r>
      <w:r w:rsidRPr="000D1661">
        <w:rPr>
          <w:lang w:val="ru-RU"/>
        </w:rPr>
        <w:t>. Обычно интенсивность отложения частиц парафина представляется комбинацией трех независимый факторов</w:t>
      </w:r>
      <w:r w:rsidR="00E4600B" w:rsidRPr="00E4600B">
        <w:rPr>
          <w:lang w:val="ru-RU"/>
        </w:rPr>
        <w:t xml:space="preserve"> [4-6, 9]</w:t>
      </w:r>
      <w:r w:rsidRPr="000D1661">
        <w:rPr>
          <w:lang w:val="ru-RU"/>
        </w:rPr>
        <w:t xml:space="preserve">. Первый фактор характеризует осаждение частиц на стенках пор под действием силы тяжести и/или адгезии. Второй — выражает вынос парафиновых отложений потоком </w:t>
      </w:r>
      <w:r w:rsidRPr="00BB356E">
        <w:rPr>
          <w:lang w:val="ru-RU"/>
        </w:rPr>
        <w:t>нефти при</w:t>
      </w:r>
      <w:r w:rsidR="00057A2C" w:rsidRPr="00BB356E">
        <w:rPr>
          <w:lang w:val="ru-RU"/>
        </w:rPr>
        <w:t xml:space="preserve"> повышении температуры </w:t>
      </w:r>
      <w:proofErr w:type="gramStart"/>
      <w:r w:rsidR="00057A2C" w:rsidRPr="00BB356E">
        <w:rPr>
          <w:lang w:val="ru-RU"/>
        </w:rPr>
        <w:t xml:space="preserve">и </w:t>
      </w:r>
      <w:r w:rsidRPr="00BB356E">
        <w:rPr>
          <w:lang w:val="ru-RU"/>
        </w:rPr>
        <w:t xml:space="preserve"> превышении</w:t>
      </w:r>
      <w:proofErr w:type="gramEnd"/>
      <w:r w:rsidRPr="00BB356E">
        <w:rPr>
          <w:lang w:val="ru-RU"/>
        </w:rPr>
        <w:t xml:space="preserve"> определенного порогового значения внутрипоровой скорости. Последний — описывает скорость, с которой парафиновые частицы блокируют поры. Отложение твердых частиц парафина в пористой среде влечет за собой снижение проницаемости. Текущее значение </w:t>
      </w:r>
      <w:proofErr w:type="spellStart"/>
      <w:r w:rsidRPr="00BB356E">
        <w:rPr>
          <w:lang w:val="ru-RU"/>
        </w:rPr>
        <w:t>проницаемости</w:t>
      </w:r>
      <w:del w:id="1" w:author="Игорь" w:date="2026-02-26T11:32:00Z">
        <w:r w:rsidR="0007063D" w:rsidRPr="00BB356E" w:rsidDel="00477770">
          <w:rPr>
            <w:lang w:val="ru-RU"/>
          </w:rPr>
          <w:delText xml:space="preserve"> </w:delText>
        </w:r>
      </w:del>
      <w:r w:rsidR="0007063D" w:rsidRPr="00BB356E">
        <w:rPr>
          <w:lang w:val="ru-RU"/>
        </w:rPr>
        <w:t>обычно</w:t>
      </w:r>
      <w:proofErr w:type="spellEnd"/>
      <w:r w:rsidRPr="00BB356E">
        <w:rPr>
          <w:lang w:val="ru-RU"/>
        </w:rPr>
        <w:t xml:space="preserve"> определяется степенной зависимостью</w:t>
      </w:r>
      <w:r w:rsidR="00844483" w:rsidRPr="00BB356E">
        <w:rPr>
          <w:lang w:val="ru-RU"/>
        </w:rPr>
        <w:t xml:space="preserve"> от пористос</w:t>
      </w:r>
      <w:r w:rsidR="00477770" w:rsidRPr="00BB356E">
        <w:rPr>
          <w:lang w:val="ru-RU"/>
        </w:rPr>
        <w:t>ти</w:t>
      </w:r>
      <w:r w:rsidRPr="00BB356E">
        <w:rPr>
          <w:lang w:val="ru-RU"/>
        </w:rPr>
        <w:t>, схожей с формулой и Козени-Кармана</w:t>
      </w:r>
      <w:r w:rsidR="00E4600B" w:rsidRPr="00BB356E">
        <w:rPr>
          <w:lang w:val="ru-RU"/>
        </w:rPr>
        <w:t xml:space="preserve"> [10]</w:t>
      </w:r>
      <w:r w:rsidRPr="00BB356E">
        <w:rPr>
          <w:lang w:val="ru-RU"/>
        </w:rPr>
        <w:t>.</w:t>
      </w:r>
      <w:r w:rsidRPr="000D1661">
        <w:rPr>
          <w:lang w:val="ru-RU"/>
        </w:rPr>
        <w:t xml:space="preserve"> </w:t>
      </w:r>
    </w:p>
    <w:p w14:paraId="3DC59C2D" w14:textId="60E2A6E1" w:rsidR="0069360A" w:rsidRPr="000D1661" w:rsidRDefault="00D3518C" w:rsidP="00E449FE">
      <w:pPr>
        <w:pStyle w:val="FirstParagraph"/>
        <w:ind w:firstLine="709"/>
        <w:jc w:val="both"/>
        <w:rPr>
          <w:lang w:val="ru-RU"/>
        </w:rPr>
      </w:pPr>
      <w:r w:rsidRPr="000D1661">
        <w:rPr>
          <w:lang w:val="ru-RU"/>
        </w:rPr>
        <w:t>В настоящей работе нефть моделируется как двухкомпонентная углеводородная смесь, состоящая из «нефти» и «парафина». Предполагается, что данные компоненты не смешиваются с водой. Для прогнозирования температуры начала кристаллизации парафина применяется модель идеального раствора бинарной смеси</w:t>
      </w:r>
      <w:r w:rsidR="00690A7D" w:rsidRPr="00690A7D">
        <w:rPr>
          <w:lang w:val="ru-RU"/>
        </w:rPr>
        <w:t xml:space="preserve"> [8]</w:t>
      </w:r>
      <w:r w:rsidRPr="000D1661">
        <w:rPr>
          <w:lang w:val="ru-RU"/>
        </w:rPr>
        <w:t>. Особое внимание уделяется механизму блокировки пор парафином. Функция распределения пор по размерам используется для определения коэффициентов пористости и проницаемости</w:t>
      </w:r>
      <w:r w:rsidR="00690A7D" w:rsidRPr="00690A7D">
        <w:rPr>
          <w:lang w:val="ru-RU"/>
        </w:rPr>
        <w:t xml:space="preserve"> [4]</w:t>
      </w:r>
      <w:r w:rsidRPr="000D1661">
        <w:rPr>
          <w:lang w:val="ru-RU"/>
        </w:rPr>
        <w:t>. Также при помощи нее строятся замыкающие соотношения для уравнений сохранения массы, импульса и энергии</w:t>
      </w:r>
      <w:r w:rsidR="00690A7D" w:rsidRPr="00690A7D">
        <w:rPr>
          <w:lang w:val="ru-RU"/>
        </w:rPr>
        <w:t xml:space="preserve"> [4, 11, 12]</w:t>
      </w:r>
      <w:r w:rsidRPr="000D1661">
        <w:rPr>
          <w:lang w:val="ru-RU"/>
        </w:rPr>
        <w:t>.</w:t>
      </w:r>
      <w:r w:rsidR="0007063D" w:rsidRPr="0007063D">
        <w:rPr>
          <w:lang w:val="ru-RU"/>
        </w:rPr>
        <w:t xml:space="preserve"> </w:t>
      </w:r>
      <w:r w:rsidR="00BB356E">
        <w:rPr>
          <w:lang w:val="ru-RU"/>
        </w:rPr>
        <w:t xml:space="preserve"> </w:t>
      </w:r>
      <w:r w:rsidR="00477770">
        <w:rPr>
          <w:lang w:val="ru-RU"/>
        </w:rPr>
        <w:t>Т</w:t>
      </w:r>
      <w:r w:rsidR="0007063D" w:rsidRPr="00BA14AA">
        <w:rPr>
          <w:lang w:val="ru-RU"/>
        </w:rPr>
        <w:t xml:space="preserve">еплопотери через кровлю и подошву учитываются по классической схеме </w:t>
      </w:r>
      <w:proofErr w:type="spellStart"/>
      <w:r w:rsidR="0007063D" w:rsidRPr="00BA14AA">
        <w:rPr>
          <w:lang w:val="ru-RU"/>
        </w:rPr>
        <w:t>Ловерье</w:t>
      </w:r>
      <w:proofErr w:type="spellEnd"/>
      <w:r w:rsidR="0007063D" w:rsidRPr="00BA14AA">
        <w:rPr>
          <w:lang w:val="ru-RU"/>
        </w:rPr>
        <w:t xml:space="preserve">. Данный подход, </w:t>
      </w:r>
      <w:r w:rsidR="0007063D" w:rsidRPr="00BA14AA">
        <w:rPr>
          <w:lang w:val="ru-RU"/>
        </w:rPr>
        <w:lastRenderedPageBreak/>
        <w:t xml:space="preserve">предполагающий квазистационарный теплообмен с </w:t>
      </w:r>
      <w:proofErr w:type="spellStart"/>
      <w:r w:rsidR="0007063D" w:rsidRPr="00BA14AA">
        <w:rPr>
          <w:lang w:val="ru-RU"/>
        </w:rPr>
        <w:t>полубесконечными</w:t>
      </w:r>
      <w:proofErr w:type="spellEnd"/>
      <w:r w:rsidR="0007063D" w:rsidRPr="00BA14AA">
        <w:rPr>
          <w:lang w:val="ru-RU"/>
        </w:rPr>
        <w:t xml:space="preserve"> массивами пород, позволяет избежать ресурсоемкого прямого моделирования вмещающих толщ. Тепловой поток рассчитывается на основе решения уравнения теплопроводности для </w:t>
      </w:r>
      <w:proofErr w:type="spellStart"/>
      <w:r w:rsidR="0007063D" w:rsidRPr="00BA14AA">
        <w:rPr>
          <w:lang w:val="ru-RU"/>
        </w:rPr>
        <w:t>полубесконечного</w:t>
      </w:r>
      <w:proofErr w:type="spellEnd"/>
      <w:r w:rsidR="0007063D" w:rsidRPr="00BA14AA">
        <w:rPr>
          <w:lang w:val="ru-RU"/>
        </w:rPr>
        <w:t xml:space="preserve"> тела с граничным условием первого рода на контакте и интегрируется в уравнение энергии пласта как источник. </w:t>
      </w:r>
      <w:r w:rsidR="0007063D" w:rsidRPr="00B755A1">
        <w:rPr>
          <w:lang w:val="ru-RU"/>
        </w:rPr>
        <w:t>[1</w:t>
      </w:r>
      <w:r w:rsidR="00B755A1" w:rsidRPr="00057A2C">
        <w:rPr>
          <w:lang w:val="ru-RU"/>
        </w:rPr>
        <w:t>3</w:t>
      </w:r>
      <w:r w:rsidR="0007063D" w:rsidRPr="00B755A1">
        <w:rPr>
          <w:lang w:val="ru-RU"/>
        </w:rPr>
        <w:t>].</w:t>
      </w:r>
      <w:r w:rsidR="0007063D" w:rsidRPr="00BA14AA">
        <w:rPr>
          <w:lang w:val="ru-RU"/>
        </w:rPr>
        <w:t xml:space="preserve"> </w:t>
      </w:r>
    </w:p>
    <w:p w14:paraId="6105399F" w14:textId="77777777" w:rsidR="0069360A" w:rsidRPr="00E837A5" w:rsidRDefault="00D3518C" w:rsidP="00E449FE">
      <w:pPr>
        <w:pStyle w:val="1"/>
        <w:jc w:val="both"/>
        <w:rPr>
          <w:color w:val="auto"/>
          <w:lang w:val="ru-RU"/>
        </w:rPr>
      </w:pPr>
      <w:bookmarkStart w:id="2" w:name="постановка-задачи"/>
      <w:bookmarkEnd w:id="0"/>
      <w:r w:rsidRPr="00E837A5">
        <w:rPr>
          <w:color w:val="auto"/>
          <w:lang w:val="ru-RU"/>
        </w:rPr>
        <w:t>Постановка задачи</w:t>
      </w:r>
    </w:p>
    <w:p w14:paraId="20806959" w14:textId="5490782F" w:rsidR="0069360A" w:rsidRPr="00460B4B" w:rsidRDefault="00D3518C" w:rsidP="00E449FE">
      <w:pPr>
        <w:pStyle w:val="FirstParagraph"/>
        <w:ind w:firstLine="709"/>
        <w:jc w:val="both"/>
        <w:rPr>
          <w:lang w:val="ru-RU"/>
        </w:rPr>
      </w:pPr>
      <w:r w:rsidRPr="000D1661">
        <w:rPr>
          <w:lang w:val="ru-RU"/>
        </w:rPr>
        <w:t xml:space="preserve">Рассматривается двухфазная неизотермическая фильтрация в </w:t>
      </w:r>
      <w:r w:rsidR="00477770" w:rsidRPr="00A23852">
        <w:rPr>
          <w:lang w:val="ru-RU"/>
        </w:rPr>
        <w:t xml:space="preserve">нефтяном </w:t>
      </w:r>
      <w:del w:id="3" w:author="Игорь" w:date="2026-02-26T11:33:00Z">
        <w:r w:rsidRPr="00BB356E" w:rsidDel="00477770">
          <w:rPr>
            <w:lang w:val="ru-RU"/>
          </w:rPr>
          <w:delText xml:space="preserve"> </w:delText>
        </w:r>
      </w:del>
      <w:r w:rsidR="00477770" w:rsidRPr="00A23852">
        <w:rPr>
          <w:lang w:val="ru-RU"/>
        </w:rPr>
        <w:t>пласте</w:t>
      </w:r>
      <w:r w:rsidRPr="000D1661">
        <w:rPr>
          <w:lang w:val="ru-RU"/>
        </w:rPr>
        <w:t xml:space="preserve">. </w:t>
      </w:r>
      <w:r w:rsidR="00E76716" w:rsidRPr="00E76716">
        <w:rPr>
          <w:lang w:val="ru-RU"/>
        </w:rPr>
        <w:t xml:space="preserve">Боковые границы </w:t>
      </w:r>
      <w:r w:rsidR="00C7124D">
        <w:rPr>
          <w:lang w:val="ru-RU"/>
        </w:rPr>
        <w:t>пласта</w:t>
      </w:r>
      <w:r w:rsidR="00E76716" w:rsidRPr="00E76716">
        <w:rPr>
          <w:lang w:val="ru-RU"/>
        </w:rPr>
        <w:t xml:space="preserve"> </w:t>
      </w:r>
      <w:proofErr w:type="spellStart"/>
      <w:r w:rsidR="00E76716" w:rsidRPr="00E76716">
        <w:rPr>
          <w:lang w:val="ru-RU"/>
        </w:rPr>
        <w:t>теплоизолированы</w:t>
      </w:r>
      <w:proofErr w:type="spellEnd"/>
      <w:r w:rsidR="00E76716" w:rsidRPr="00E76716">
        <w:rPr>
          <w:lang w:val="ru-RU"/>
        </w:rPr>
        <w:t xml:space="preserve"> и непроницаемы, а кровля и подошва </w:t>
      </w:r>
      <w:r w:rsidR="00BB356E">
        <w:rPr>
          <w:lang w:val="ru-RU"/>
        </w:rPr>
        <w:t>–</w:t>
      </w:r>
      <w:r w:rsidR="00C7124D">
        <w:rPr>
          <w:lang w:val="ru-RU"/>
        </w:rPr>
        <w:t xml:space="preserve"> </w:t>
      </w:r>
      <w:proofErr w:type="gramStart"/>
      <w:r w:rsidR="00E76716" w:rsidRPr="00E76716">
        <w:rPr>
          <w:lang w:val="ru-RU"/>
        </w:rPr>
        <w:t>непроницаемы</w:t>
      </w:r>
      <w:proofErr w:type="gramEnd"/>
      <w:r w:rsidR="00BB356E">
        <w:rPr>
          <w:lang w:val="ru-RU"/>
        </w:rPr>
        <w:t xml:space="preserve"> </w:t>
      </w:r>
      <w:r w:rsidR="004E30DF">
        <w:rPr>
          <w:lang w:val="ru-RU"/>
        </w:rPr>
        <w:t xml:space="preserve">но </w:t>
      </w:r>
      <w:r w:rsidR="00E76716" w:rsidRPr="00E76716">
        <w:rPr>
          <w:lang w:val="ru-RU"/>
        </w:rPr>
        <w:t xml:space="preserve">не </w:t>
      </w:r>
      <w:proofErr w:type="spellStart"/>
      <w:r w:rsidR="00E76716" w:rsidRPr="00E76716">
        <w:rPr>
          <w:lang w:val="ru-RU"/>
        </w:rPr>
        <w:t>теплоизолированны</w:t>
      </w:r>
      <w:proofErr w:type="spellEnd"/>
      <w:r w:rsidR="00E76716" w:rsidRPr="00E76716">
        <w:rPr>
          <w:lang w:val="ru-RU"/>
        </w:rPr>
        <w:t xml:space="preserve">. </w:t>
      </w:r>
      <w:r w:rsidR="00477770" w:rsidRPr="00A23852">
        <w:rPr>
          <w:lang w:val="ru-RU"/>
        </w:rPr>
        <w:t xml:space="preserve">Обозначим пористость </w:t>
      </w:r>
      <w:r w:rsidRPr="00A23852">
        <w:rPr>
          <w:lang w:val="ru-RU"/>
        </w:rPr>
        <w:t xml:space="preserve">и проницаемость </w:t>
      </w:r>
      <w:r w:rsidR="00477770" w:rsidRPr="00A23852">
        <w:rPr>
          <w:lang w:val="ru-RU"/>
        </w:rPr>
        <w:t xml:space="preserve">через </w:t>
      </w:r>
      <m:oMath>
        <m:r>
          <w:rPr>
            <w:rFonts w:ascii="Cambria Math" w:hAnsi="Cambria Math"/>
          </w:rPr>
          <m:t>m</m:t>
        </m:r>
      </m:oMath>
      <w:r w:rsidRPr="00BB356E">
        <w:rPr>
          <w:lang w:val="ru-RU"/>
        </w:rPr>
        <w:t xml:space="preserve"> и </w:t>
      </w:r>
      <w:r w:rsidRPr="000D1661">
        <w:rPr>
          <w:lang w:val="ru-RU"/>
        </w:rPr>
        <w:t xml:space="preserve">соответственно. </w:t>
      </w:r>
      <w:r w:rsidR="00477770">
        <w:rPr>
          <w:lang w:val="ru-RU"/>
        </w:rPr>
        <w:t>Пласт</w:t>
      </w:r>
      <w:r w:rsidRPr="000D1661">
        <w:rPr>
          <w:lang w:val="ru-RU"/>
        </w:rPr>
        <w:t xml:space="preserve"> содержит нагнетательные и добывающие скважины. Начальная температура пласта </w:t>
      </w: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lang w:val="ru-RU"/>
              </w:rPr>
              <m:t>0</m:t>
            </m:r>
          </m:sub>
        </m:sSub>
      </m:oMath>
      <w:r w:rsidRPr="000D1661">
        <w:rPr>
          <w:lang w:val="ru-RU"/>
        </w:rPr>
        <w:t xml:space="preserve">, а температура нагнетаемой воды </w:t>
      </w: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inj</m:t>
            </m:r>
          </m:sub>
        </m:sSub>
      </m:oMath>
      <w:r w:rsidRPr="000D1661">
        <w:rPr>
          <w:lang w:val="ru-RU"/>
        </w:rPr>
        <w:t>.</w:t>
      </w:r>
    </w:p>
    <w:p w14:paraId="7B14E3F2" w14:textId="77777777" w:rsidR="0069360A" w:rsidRPr="000D1661" w:rsidRDefault="0007063D" w:rsidP="00E449FE">
      <w:pPr>
        <w:pStyle w:val="FirstParagraph"/>
        <w:ind w:firstLine="709"/>
        <w:jc w:val="both"/>
        <w:rPr>
          <w:lang w:val="ru-RU"/>
        </w:rPr>
      </w:pPr>
      <w:bookmarkStart w:id="4" w:name="законы-сохранения."/>
      <w:r>
        <w:rPr>
          <w:lang w:val="ru-RU"/>
        </w:rPr>
        <w:t>Считается, что жидкость в пласте представлена</w:t>
      </w:r>
      <w:r w:rsidR="00D3518C" w:rsidRPr="000D1661">
        <w:rPr>
          <w:lang w:val="ru-RU"/>
        </w:rPr>
        <w:t xml:space="preserve"> дв</w:t>
      </w:r>
      <w:r w:rsidR="00691E95">
        <w:rPr>
          <w:lang w:val="ru-RU"/>
        </w:rPr>
        <w:t>умя</w:t>
      </w:r>
      <w:r w:rsidR="00D3518C" w:rsidRPr="000D1661">
        <w:rPr>
          <w:lang w:val="ru-RU"/>
        </w:rPr>
        <w:t xml:space="preserve"> фаз</w:t>
      </w:r>
      <w:r w:rsidR="00691E95">
        <w:rPr>
          <w:lang w:val="ru-RU"/>
        </w:rPr>
        <w:t>ами</w:t>
      </w:r>
      <w:r w:rsidR="00D3518C" w:rsidRPr="000D1661">
        <w:rPr>
          <w:lang w:val="ru-RU"/>
        </w:rPr>
        <w:t xml:space="preserve"> и тр</w:t>
      </w:r>
      <w:r w:rsidR="00691E95">
        <w:rPr>
          <w:lang w:val="ru-RU"/>
        </w:rPr>
        <w:t>емя</w:t>
      </w:r>
      <w:r w:rsidR="00D3518C" w:rsidRPr="000D1661">
        <w:rPr>
          <w:lang w:val="ru-RU"/>
        </w:rPr>
        <w:t xml:space="preserve"> </w:t>
      </w:r>
      <w:proofErr w:type="spellStart"/>
      <w:r w:rsidR="00D3518C" w:rsidRPr="00B2558E">
        <w:rPr>
          <w:lang w:val="ru-RU"/>
        </w:rPr>
        <w:t>псевдокомпонента</w:t>
      </w:r>
      <w:r w:rsidR="00691E95" w:rsidRPr="00B2558E">
        <w:rPr>
          <w:lang w:val="ru-RU"/>
        </w:rPr>
        <w:t>ми</w:t>
      </w:r>
      <w:proofErr w:type="spellEnd"/>
      <w:r w:rsidR="00D3518C" w:rsidRPr="000D1661">
        <w:rPr>
          <w:lang w:val="ru-RU"/>
        </w:rPr>
        <w:t xml:space="preserve">. Нефть и вода представляют собой две отдельные не смешивающиеся фазы. В качестве трех </w:t>
      </w:r>
      <w:proofErr w:type="spellStart"/>
      <w:r w:rsidR="00D3518C" w:rsidRPr="000D1661">
        <w:rPr>
          <w:lang w:val="ru-RU"/>
        </w:rPr>
        <w:t>псевдокомпонентов</w:t>
      </w:r>
      <w:proofErr w:type="spellEnd"/>
      <w:r w:rsidR="00D3518C" w:rsidRPr="000D1661">
        <w:rPr>
          <w:lang w:val="ru-RU"/>
        </w:rPr>
        <w:t xml:space="preserve"> выступают нефть, вода и парафин. </w:t>
      </w:r>
      <w:r w:rsidR="00691E95">
        <w:rPr>
          <w:lang w:val="ru-RU"/>
        </w:rPr>
        <w:t xml:space="preserve">Нефть как фаза состоит из двух </w:t>
      </w:r>
      <w:proofErr w:type="spellStart"/>
      <w:r w:rsidR="00691E95">
        <w:rPr>
          <w:lang w:val="ru-RU"/>
        </w:rPr>
        <w:t>псевдокомпонентов</w:t>
      </w:r>
      <w:proofErr w:type="spellEnd"/>
      <w:r w:rsidR="00691E95">
        <w:rPr>
          <w:lang w:val="ru-RU"/>
        </w:rPr>
        <w:t xml:space="preserve"> – нефти и парафина. </w:t>
      </w:r>
      <w:r w:rsidR="00D3518C" w:rsidRPr="000D1661">
        <w:rPr>
          <w:lang w:val="ru-RU"/>
        </w:rPr>
        <w:t xml:space="preserve">Предполагается, что жидкости несжимаемы, а также что между водной и нефтяной фазами не происходит </w:t>
      </w:r>
      <w:proofErr w:type="spellStart"/>
      <w:r w:rsidR="00D3518C" w:rsidRPr="000D1661">
        <w:rPr>
          <w:lang w:val="ru-RU"/>
        </w:rPr>
        <w:t>массообмен</w:t>
      </w:r>
      <w:proofErr w:type="spellEnd"/>
      <w:r w:rsidR="00D3518C" w:rsidRPr="000D1661">
        <w:rPr>
          <w:lang w:val="ru-RU"/>
        </w:rPr>
        <w:t xml:space="preserve">. </w:t>
      </w:r>
      <w:r w:rsidR="00691E95">
        <w:rPr>
          <w:lang w:val="ru-RU"/>
        </w:rPr>
        <w:t>У</w:t>
      </w:r>
      <w:r w:rsidR="00D3518C" w:rsidRPr="000D1661">
        <w:rPr>
          <w:lang w:val="ru-RU"/>
        </w:rPr>
        <w:t>равнения баланса масс записываются для каждо</w:t>
      </w:r>
      <w:r w:rsidR="00691E95">
        <w:rPr>
          <w:lang w:val="ru-RU"/>
        </w:rPr>
        <w:t>го</w:t>
      </w:r>
      <w:r w:rsidR="00D3518C" w:rsidRPr="000D1661">
        <w:rPr>
          <w:lang w:val="ru-RU"/>
        </w:rPr>
        <w:t xml:space="preserve"> </w:t>
      </w:r>
      <w:proofErr w:type="spellStart"/>
      <w:r w:rsidR="00691E95">
        <w:rPr>
          <w:lang w:val="ru-RU"/>
        </w:rPr>
        <w:t>псевдокомпонента</w:t>
      </w:r>
      <w:proofErr w:type="spellEnd"/>
      <w:r w:rsidR="00D3518C" w:rsidRPr="000D1661">
        <w:rPr>
          <w:lang w:val="ru-RU"/>
        </w:rPr>
        <w:t>. Учитывая сделанные допущения, уравнения баланса массы для воды и нефти, имеют следующий вид:</w:t>
      </w:r>
    </w:p>
    <w:p w14:paraId="6B79AAEE" w14:textId="77777777" w:rsidR="0069360A" w:rsidRPr="007B4E66" w:rsidRDefault="007B4E66" w:rsidP="007B4E66">
      <w:pPr>
        <w:pStyle w:val="a0"/>
        <w:tabs>
          <w:tab w:val="center" w:pos="4820"/>
          <w:tab w:val="right" w:pos="9639"/>
        </w:tabs>
        <w:jc w:val="both"/>
        <w:rPr>
          <w:lang w:val="ru-RU"/>
        </w:rPr>
      </w:pPr>
      <w:r w:rsidRPr="00FB27A8">
        <w:rPr>
          <w:rFonts w:eastAsiaTheme="minorEastAsia"/>
          <w:lang w:val="ru-RU"/>
        </w:rPr>
        <w:tab/>
      </w:r>
      <m:oMath>
        <m:f>
          <m:fPr>
            <m:ctrlPr>
              <w:rPr>
                <w:rFonts w:ascii="Cambria Math" w:hAnsi="Cambria Math"/>
              </w:rPr>
            </m:ctrlPr>
          </m:fPr>
          <m:num>
            <m:r>
              <m:rPr>
                <m:sty m:val="p"/>
              </m:rPr>
              <w:rPr>
                <w:rFonts w:ascii="Cambria Math" w:hAnsi="Cambria Math"/>
                <w:lang w:val="ru-RU"/>
              </w:rPr>
              <m:t>∂</m:t>
            </m:r>
          </m:num>
          <m:den>
            <m:r>
              <m:rPr>
                <m:sty m:val="p"/>
              </m:rPr>
              <w:rPr>
                <w:rFonts w:ascii="Cambria Math" w:hAnsi="Cambria Math"/>
                <w:lang w:val="ru-RU"/>
              </w:rPr>
              <m:t>∂</m:t>
            </m:r>
            <m:r>
              <w:rPr>
                <w:rFonts w:ascii="Cambria Math" w:hAnsi="Cambria Math"/>
              </w:rPr>
              <m:t>t</m:t>
            </m:r>
          </m:den>
        </m:f>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w:rPr>
                    <w:rFonts w:ascii="Cambria Math" w:hAnsi="Cambria Math"/>
                  </w:rPr>
                  <m:t>S</m:t>
                </m:r>
              </m:e>
              <m:sub>
                <m:r>
                  <w:rPr>
                    <w:rFonts w:ascii="Cambria Math" w:hAnsi="Cambria Math"/>
                  </w:rPr>
                  <m:t>w</m:t>
                </m:r>
              </m:sub>
            </m:sSub>
          </m:e>
        </m:d>
        <m:r>
          <m:rPr>
            <m:sty m:val="p"/>
          </m:rPr>
          <w:rPr>
            <w:rFonts w:ascii="Cambria Math" w:hAnsi="Cambria Math"/>
            <w:lang w:val="ru-RU"/>
          </w:rPr>
          <m:t>+∇</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w</m:t>
                </m:r>
              </m:sub>
            </m:sSub>
          </m:e>
        </m:d>
        <m:r>
          <m:rPr>
            <m:sty m:val="p"/>
          </m:rPr>
          <w:rPr>
            <w:rFonts w:ascii="Cambria Math" w:hAnsi="Cambria Math"/>
            <w:lang w:val="ru-RU"/>
          </w:rPr>
          <m:t>=</m:t>
        </m:r>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ρ</m:t>
            </m:r>
          </m:e>
          <m:sub>
            <m:r>
              <w:rPr>
                <w:rFonts w:ascii="Cambria Math" w:hAnsi="Cambria Math"/>
              </w:rPr>
              <m:t>w</m:t>
            </m:r>
          </m:sub>
        </m:sSub>
        <m:r>
          <m:rPr>
            <m:sty m:val="p"/>
          </m:rPr>
          <w:rPr>
            <w:rFonts w:ascii="Cambria Math" w:hAnsi="Cambria Math"/>
            <w:lang w:val="ru-RU"/>
          </w:rPr>
          <m:t>,</m:t>
        </m:r>
      </m:oMath>
      <w:r>
        <w:rPr>
          <w:rFonts w:eastAsiaTheme="minorEastAsia"/>
          <w:lang w:val="ru-RU"/>
        </w:rPr>
        <w:tab/>
      </w:r>
      <w:r w:rsidRPr="007B4E66">
        <w:rPr>
          <w:rFonts w:eastAsiaTheme="minorEastAsia"/>
          <w:lang w:val="ru-RU"/>
        </w:rPr>
        <w:t xml:space="preserve"> </w:t>
      </w:r>
      <m:oMath>
        <m:r>
          <w:rPr>
            <w:rFonts w:ascii="Cambria Math" w:eastAsiaTheme="minorEastAsia" w:hAnsi="Cambria Math"/>
            <w:lang w:val="ru-RU"/>
          </w:rPr>
          <m:t>(1)</m:t>
        </m:r>
      </m:oMath>
    </w:p>
    <w:p w14:paraId="359F5B95" w14:textId="45696164" w:rsidR="0069360A" w:rsidRDefault="007B4E66" w:rsidP="007B4E66">
      <w:pPr>
        <w:pStyle w:val="FirstParagraph"/>
        <w:tabs>
          <w:tab w:val="center" w:pos="4820"/>
          <w:tab w:val="right" w:pos="9639"/>
        </w:tabs>
        <w:jc w:val="both"/>
        <w:rPr>
          <w:rFonts w:eastAsiaTheme="minorEastAsia"/>
          <w:lang w:val="ru-RU"/>
        </w:rPr>
      </w:pPr>
      <w:r w:rsidRPr="00FB27A8">
        <w:rPr>
          <w:rFonts w:eastAsiaTheme="minorEastAsia"/>
          <w:lang w:val="ru-RU"/>
        </w:rPr>
        <w:tab/>
      </w:r>
      <m:oMath>
        <m:f>
          <m:fPr>
            <m:ctrlPr>
              <w:rPr>
                <w:rFonts w:ascii="Cambria Math" w:hAnsi="Cambria Math"/>
              </w:rPr>
            </m:ctrlPr>
          </m:fPr>
          <m:num>
            <m:r>
              <m:rPr>
                <m:sty m:val="p"/>
              </m:rPr>
              <w:rPr>
                <w:rFonts w:ascii="Cambria Math" w:hAnsi="Cambria Math"/>
                <w:lang w:val="ru-RU"/>
              </w:rPr>
              <m:t>∂</m:t>
            </m:r>
          </m:num>
          <m:den>
            <m:r>
              <m:rPr>
                <m:sty m:val="p"/>
              </m:rPr>
              <w:rPr>
                <w:rFonts w:ascii="Cambria Math" w:hAnsi="Cambria Math"/>
                <w:lang w:val="ru-RU"/>
              </w:rPr>
              <m:t>∂</m:t>
            </m:r>
            <m:r>
              <w:rPr>
                <w:rFonts w:ascii="Cambria Math" w:hAnsi="Cambria Math"/>
              </w:rPr>
              <m:t>t</m:t>
            </m:r>
          </m:den>
        </m:f>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w:rPr>
                    <w:rFonts w:ascii="Cambria Math" w:hAnsi="Cambria Math"/>
                  </w:rPr>
                  <m:t>S</m:t>
                </m:r>
              </m:e>
              <m:sub>
                <m:r>
                  <w:rPr>
                    <w:rFonts w:ascii="Cambria Math" w:hAnsi="Cambria Math"/>
                  </w:rPr>
                  <m:t>o</m:t>
                </m:r>
              </m:sub>
            </m:sSub>
          </m:e>
        </m:d>
        <m:r>
          <m:rPr>
            <m:sty m:val="p"/>
          </m:rPr>
          <w:rPr>
            <w:rFonts w:ascii="Cambria Math" w:hAnsi="Cambria Math"/>
            <w:lang w:val="ru-RU"/>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o</m:t>
                </m:r>
              </m:sub>
            </m:sSub>
          </m:e>
        </m:d>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q</m:t>
            </m:r>
          </m:e>
          <m:sub>
            <m:r>
              <w:rPr>
                <w:rFonts w:ascii="Cambria Math" w:hAnsi="Cambria Math"/>
              </w:rPr>
              <m:t>o</m:t>
            </m:r>
          </m:sub>
        </m:sSub>
        <m:sSub>
          <m:sSubPr>
            <m:ctrlPr>
              <w:rPr>
                <w:rFonts w:ascii="Cambria Math" w:hAnsi="Cambria Math"/>
              </w:rPr>
            </m:ctrlPr>
          </m:sSubPr>
          <m:e>
            <m:r>
              <w:rPr>
                <w:rFonts w:ascii="Cambria Math" w:hAnsi="Cambria Math"/>
              </w:rPr>
              <m:t>ρ</m:t>
            </m:r>
          </m:e>
          <m:sub>
            <m:r>
              <w:rPr>
                <w:rFonts w:ascii="Cambria Math" w:hAnsi="Cambria Math"/>
              </w:rPr>
              <m:t>o</m:t>
            </m:r>
          </m:sub>
        </m:sSub>
        <m:r>
          <w:rPr>
            <w:rFonts w:ascii="Cambria Math" w:hAnsi="Cambria Math"/>
          </w:rPr>
          <m:t>,</m:t>
        </m:r>
      </m:oMath>
      <w:r>
        <w:rPr>
          <w:rFonts w:eastAsiaTheme="minorEastAsia"/>
          <w:lang w:val="ru-RU"/>
        </w:rPr>
        <w:tab/>
      </w:r>
      <w:r w:rsidRPr="007B4E66">
        <w:rPr>
          <w:rFonts w:eastAsiaTheme="minorEastAsia"/>
          <w:lang w:val="ru-RU"/>
        </w:rPr>
        <w:t xml:space="preserve"> </w:t>
      </w:r>
      <m:oMath>
        <m:r>
          <w:rPr>
            <w:rFonts w:ascii="Cambria Math" w:eastAsiaTheme="minorEastAsia" w:hAnsi="Cambria Math"/>
            <w:lang w:val="ru-RU"/>
          </w:rPr>
          <m:t>(2)</m:t>
        </m:r>
      </m:oMath>
    </w:p>
    <w:p w14:paraId="32801BCF" w14:textId="0C5AEDD9" w:rsidR="00D96094" w:rsidRPr="00754523" w:rsidRDefault="00D96094" w:rsidP="00D96094">
      <w:pPr>
        <w:tabs>
          <w:tab w:val="center" w:pos="4678"/>
          <w:tab w:val="right" w:pos="9750"/>
        </w:tabs>
        <w:jc w:val="both"/>
        <w:rPr>
          <w:ins w:id="5" w:author="Andre" w:date="2026-02-23T14:09:00Z"/>
          <w:iCs/>
          <w:lang w:val="ru-RU"/>
        </w:rPr>
      </w:pPr>
      <w:r w:rsidRPr="00D96094">
        <w:rPr>
          <w:rFonts w:eastAsiaTheme="minorEastAsia"/>
          <w:lang w:val="ru-RU"/>
        </w:rPr>
        <w:t xml:space="preserve">где </w:t>
      </w:r>
      <m:oMath>
        <m:sSub>
          <m:sSubPr>
            <m:ctrlPr>
              <w:rPr>
                <w:rFonts w:ascii="Cambria Math" w:hAnsi="Cambria Math"/>
                <w:i/>
              </w:rPr>
            </m:ctrlPr>
          </m:sSubPr>
          <m:e>
            <m:r>
              <w:rPr>
                <w:rFonts w:ascii="Cambria Math"/>
              </w:rPr>
              <m:t>w</m:t>
            </m:r>
          </m:e>
          <m:sub>
            <m:r>
              <w:rPr>
                <w:rFonts w:ascii="Cambria Math"/>
              </w:rPr>
              <m:t>o</m:t>
            </m:r>
          </m:sub>
        </m:sSub>
        <m:r>
          <w:rPr>
            <w:rFonts w:ascii="Cambria Math" w:hAnsi="Cambria Math"/>
            <w:lang w:val="ru-RU"/>
          </w:rPr>
          <m:t>-</m:t>
        </m:r>
      </m:oMath>
      <w:r w:rsidRPr="00D96094">
        <w:rPr>
          <w:rFonts w:eastAsiaTheme="minorEastAsia"/>
          <w:lang w:val="ru-RU"/>
        </w:rPr>
        <w:t xml:space="preserve"> </w:t>
      </w:r>
      <w:r w:rsidRPr="00D96094">
        <w:rPr>
          <w:lang w:val="ru-RU"/>
        </w:rPr>
        <w:t xml:space="preserve">массовая доля нефтяного компонента в нефтяной фазе;  </w:t>
      </w:r>
      <m:oMath>
        <m:sSub>
          <m:sSubPr>
            <m:ctrlPr>
              <w:rPr>
                <w:rFonts w:ascii="Cambria Math" w:hAnsi="Cambria Math"/>
                <w:b/>
                <w:bCs/>
                <w:i/>
              </w:rPr>
            </m:ctrlPr>
          </m:sSubPr>
          <m:e>
            <m:r>
              <m:rPr>
                <m:sty m:val="bi"/>
              </m:rPr>
              <w:rPr>
                <w:rFonts w:ascii="Cambria Math"/>
              </w:rPr>
              <m:t>U</m:t>
            </m:r>
          </m:e>
          <m:sub>
            <m:r>
              <m:rPr>
                <m:sty m:val="bi"/>
              </m:rPr>
              <w:rPr>
                <w:rFonts w:ascii="Cambria Math"/>
              </w:rPr>
              <m:t>w</m:t>
            </m:r>
          </m:sub>
        </m:sSub>
        <m:r>
          <w:rPr>
            <w:rFonts w:ascii="Cambria Math" w:hAnsi="Cambria Math"/>
            <w:lang w:val="ru-RU"/>
          </w:rPr>
          <m:t>-</m:t>
        </m:r>
      </m:oMath>
      <w:r w:rsidRPr="00D96094">
        <w:rPr>
          <w:rFonts w:eastAsiaTheme="minorEastAsia"/>
          <w:lang w:val="ru-RU"/>
        </w:rPr>
        <w:t xml:space="preserve"> скорость фильтрации водной фазы</w:t>
      </w:r>
      <w:r w:rsidRPr="00D96094">
        <w:rPr>
          <w:lang w:val="ru-RU"/>
        </w:rPr>
        <w:t xml:space="preserve">; </w:t>
      </w:r>
      <m:oMath>
        <m:sSub>
          <m:sSubPr>
            <m:ctrlPr>
              <w:rPr>
                <w:rFonts w:ascii="Cambria Math" w:hAnsi="Cambria Math"/>
                <w:b/>
                <w:bCs/>
                <w:i/>
              </w:rPr>
            </m:ctrlPr>
          </m:sSubPr>
          <m:e>
            <m:r>
              <m:rPr>
                <m:sty m:val="bi"/>
              </m:rPr>
              <w:rPr>
                <w:rFonts w:ascii="Cambria Math"/>
              </w:rPr>
              <m:t>U</m:t>
            </m:r>
          </m:e>
          <m:sub>
            <m:r>
              <m:rPr>
                <m:sty m:val="bi"/>
              </m:rPr>
              <w:rPr>
                <w:rFonts w:ascii="Cambria Math"/>
              </w:rPr>
              <m:t>o</m:t>
            </m:r>
          </m:sub>
        </m:sSub>
        <m:r>
          <w:rPr>
            <w:rFonts w:ascii="Cambria Math" w:hAnsi="Cambria Math"/>
            <w:lang w:val="ru-RU"/>
          </w:rPr>
          <m:t>-</m:t>
        </m:r>
      </m:oMath>
      <w:r w:rsidRPr="00D96094">
        <w:rPr>
          <w:rFonts w:eastAsiaTheme="minorEastAsia"/>
          <w:lang w:val="ru-RU"/>
        </w:rPr>
        <w:t xml:space="preserve"> скорость фильтрации нефтяной фазы; </w:t>
      </w:r>
      <m:oMath>
        <m:sSub>
          <m:sSubPr>
            <m:ctrlPr>
              <w:rPr>
                <w:rFonts w:ascii="Cambria Math" w:hAnsi="Cambria Math"/>
                <w:i/>
              </w:rPr>
            </m:ctrlPr>
          </m:sSubPr>
          <m:e>
            <m:r>
              <w:rPr>
                <w:rFonts w:ascii="Cambria Math"/>
              </w:rPr>
              <m:t>S</m:t>
            </m:r>
          </m:e>
          <m:sub>
            <m:r>
              <w:rPr>
                <w:rFonts w:ascii="Cambria Math"/>
              </w:rPr>
              <m:t>w</m:t>
            </m:r>
          </m:sub>
        </m:sSub>
        <m:r>
          <w:rPr>
            <w:rFonts w:ascii="Cambria Math" w:hAnsi="Cambria Math"/>
            <w:lang w:val="ru-RU"/>
          </w:rPr>
          <m:t>-</m:t>
        </m:r>
      </m:oMath>
      <w:r w:rsidRPr="00D96094">
        <w:rPr>
          <w:rFonts w:eastAsiaTheme="minorEastAsia"/>
          <w:lang w:val="ru-RU"/>
        </w:rPr>
        <w:t xml:space="preserve"> водонасыщенность</w:t>
      </w:r>
      <w:r w:rsidRPr="00D96094">
        <w:rPr>
          <w:lang w:val="ru-RU"/>
        </w:rPr>
        <w:t xml:space="preserve">; </w:t>
      </w:r>
      <w:r w:rsidRPr="00D96094">
        <w:rPr>
          <w:rFonts w:eastAsiaTheme="minorEastAsia"/>
          <w:lang w:val="ru-RU"/>
        </w:rPr>
        <w:t xml:space="preserve"> </w:t>
      </w:r>
      <m:oMath>
        <m:sSub>
          <m:sSubPr>
            <m:ctrlPr>
              <w:rPr>
                <w:rFonts w:ascii="Cambria Math" w:hAnsi="Cambria Math"/>
                <w:i/>
              </w:rPr>
            </m:ctrlPr>
          </m:sSubPr>
          <m:e>
            <m:r>
              <w:rPr>
                <w:rFonts w:ascii="Cambria Math"/>
              </w:rPr>
              <m:t>S</m:t>
            </m:r>
          </m:e>
          <m:sub>
            <m:r>
              <w:rPr>
                <w:rFonts w:ascii="Cambria Math"/>
              </w:rPr>
              <m:t>o</m:t>
            </m:r>
          </m:sub>
        </m:sSub>
        <m:r>
          <w:rPr>
            <w:rFonts w:ascii="Cambria Math" w:hAnsi="Cambria Math"/>
            <w:lang w:val="ru-RU"/>
          </w:rPr>
          <m:t>-</m:t>
        </m:r>
      </m:oMath>
      <w:r w:rsidRPr="00D96094">
        <w:rPr>
          <w:rFonts w:eastAsiaTheme="minorEastAsia"/>
          <w:lang w:val="ru-RU"/>
        </w:rPr>
        <w:t xml:space="preserve"> нефтенасыщенность</w:t>
      </w:r>
      <w:r w:rsidRPr="00D96094">
        <w:rPr>
          <w:lang w:val="ru-RU"/>
        </w:rPr>
        <w:t xml:space="preserve">;  </w:t>
      </w:r>
      <w:r w:rsidRPr="00D96094">
        <w:rPr>
          <w:rFonts w:eastAsiaTheme="minorEastAsia"/>
          <w:lang w:val="ru-RU"/>
        </w:rPr>
        <w:t xml:space="preserve"> </w:t>
      </w:r>
      <m:oMath>
        <m:sSub>
          <m:sSubPr>
            <m:ctrlPr>
              <w:rPr>
                <w:rFonts w:ascii="Cambria Math" w:hAnsi="Cambria Math"/>
                <w:i/>
              </w:rPr>
            </m:ctrlPr>
          </m:sSubPr>
          <m:e>
            <m:r>
              <w:rPr>
                <w:rFonts w:ascii="Cambria Math"/>
              </w:rPr>
              <m:t>ρ</m:t>
            </m:r>
          </m:e>
          <m:sub>
            <m:r>
              <w:rPr>
                <w:rFonts w:ascii="Cambria Math"/>
              </w:rPr>
              <m:t>w</m:t>
            </m:r>
          </m:sub>
        </m:sSub>
        <m:r>
          <w:rPr>
            <w:rFonts w:ascii="Cambria Math" w:hAnsi="Cambria Math"/>
            <w:lang w:val="ru-RU"/>
          </w:rPr>
          <m:t>-</m:t>
        </m:r>
      </m:oMath>
      <w:r w:rsidRPr="00D96094">
        <w:rPr>
          <w:rFonts w:eastAsiaTheme="minorEastAsia"/>
          <w:lang w:val="ru-RU"/>
        </w:rPr>
        <w:t xml:space="preserve"> плотность водной фазы</w:t>
      </w:r>
      <w:r w:rsidRPr="00D96094">
        <w:rPr>
          <w:lang w:val="ru-RU"/>
        </w:rPr>
        <w:t>;</w:t>
      </w:r>
      <w:r w:rsidRPr="00D96094">
        <w:rPr>
          <w:rFonts w:eastAsiaTheme="minorEastAsia"/>
          <w:lang w:val="ru-RU"/>
        </w:rPr>
        <w:t xml:space="preserve">  </w:t>
      </w:r>
      <m:oMath>
        <m:sSub>
          <m:sSubPr>
            <m:ctrlPr>
              <w:rPr>
                <w:rFonts w:ascii="Cambria Math" w:hAnsi="Cambria Math"/>
                <w:i/>
              </w:rPr>
            </m:ctrlPr>
          </m:sSubPr>
          <m:e>
            <m:r>
              <w:rPr>
                <w:rFonts w:ascii="Cambria Math"/>
              </w:rPr>
              <m:t>ρ</m:t>
            </m:r>
          </m:e>
          <m:sub>
            <m:r>
              <w:rPr>
                <w:rFonts w:ascii="Cambria Math"/>
              </w:rPr>
              <m:t>o</m:t>
            </m:r>
          </m:sub>
        </m:sSub>
        <m:r>
          <w:rPr>
            <w:rFonts w:ascii="Cambria Math" w:hAnsi="Cambria Math"/>
            <w:lang w:val="ru-RU"/>
          </w:rPr>
          <m:t>-</m:t>
        </m:r>
      </m:oMath>
      <w:r w:rsidRPr="00D96094">
        <w:rPr>
          <w:rFonts w:eastAsiaTheme="minorEastAsia"/>
          <w:lang w:val="ru-RU"/>
        </w:rPr>
        <w:t xml:space="preserve"> плотность нефтяной фазы</w:t>
      </w:r>
      <w:r w:rsidRPr="00D96094">
        <w:rPr>
          <w:lang w:val="ru-RU"/>
        </w:rPr>
        <w:t xml:space="preserve">; </w:t>
      </w:r>
      <m:oMath>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lang w:val="ru-RU"/>
          </w:rPr>
          <m:t>-</m:t>
        </m:r>
      </m:oMath>
      <w:r w:rsidRPr="00D96094">
        <w:rPr>
          <w:rFonts w:eastAsiaTheme="minorEastAsia"/>
          <w:lang w:val="ru-RU"/>
        </w:rPr>
        <w:t xml:space="preserve"> деб</w:t>
      </w:r>
      <w:r>
        <w:rPr>
          <w:rFonts w:eastAsiaTheme="minorEastAsia"/>
          <w:lang w:val="ru-RU"/>
        </w:rPr>
        <w:t>и</w:t>
      </w:r>
      <w:r w:rsidRPr="00D96094">
        <w:rPr>
          <w:rFonts w:eastAsiaTheme="minorEastAsia"/>
          <w:lang w:val="ru-RU"/>
        </w:rPr>
        <w:t xml:space="preserve">т скважин по воде; </w:t>
      </w:r>
      <m:oMath>
        <m:sSub>
          <m:sSubPr>
            <m:ctrlPr>
              <w:rPr>
                <w:rFonts w:ascii="Cambria Math" w:hAnsi="Cambria Math"/>
                <w:i/>
              </w:rPr>
            </m:ctrlPr>
          </m:sSubPr>
          <m:e>
            <m:r>
              <w:rPr>
                <w:rFonts w:ascii="Cambria Math" w:hAnsi="Cambria Math"/>
              </w:rPr>
              <m:t>q</m:t>
            </m:r>
          </m:e>
          <m:sub>
            <m:r>
              <w:rPr>
                <w:rFonts w:ascii="Cambria Math" w:hAnsi="Cambria Math"/>
              </w:rPr>
              <m:t>o</m:t>
            </m:r>
          </m:sub>
        </m:sSub>
        <m:r>
          <w:rPr>
            <w:rFonts w:ascii="Cambria Math" w:hAnsi="Cambria Math"/>
            <w:lang w:val="ru-RU"/>
          </w:rPr>
          <m:t>-</m:t>
        </m:r>
      </m:oMath>
      <w:r w:rsidRPr="00D96094">
        <w:rPr>
          <w:rFonts w:eastAsiaTheme="minorEastAsia"/>
          <w:lang w:val="ru-RU"/>
        </w:rPr>
        <w:t xml:space="preserve"> деб</w:t>
      </w:r>
      <w:r>
        <w:rPr>
          <w:rFonts w:eastAsiaTheme="minorEastAsia"/>
          <w:lang w:val="ru-RU"/>
        </w:rPr>
        <w:t>и</w:t>
      </w:r>
      <w:r w:rsidRPr="00D96094">
        <w:rPr>
          <w:rFonts w:eastAsiaTheme="minorEastAsia"/>
          <w:lang w:val="ru-RU"/>
        </w:rPr>
        <w:t>т скважин по нефти</w:t>
      </w:r>
      <w:r w:rsidRPr="00D96094">
        <w:rPr>
          <w:lang w:val="ru-RU"/>
        </w:rPr>
        <w:t>.</w:t>
      </w:r>
      <w:r w:rsidRPr="00D96094">
        <w:rPr>
          <w:rFonts w:eastAsiaTheme="minorEastAsia"/>
          <w:lang w:val="ru-RU"/>
        </w:rPr>
        <w:t xml:space="preserve"> </w:t>
      </w:r>
    </w:p>
    <w:p w14:paraId="3D8924FE" w14:textId="77777777" w:rsidR="0069360A" w:rsidRPr="007B4E66" w:rsidRDefault="00D3518C" w:rsidP="00D96094">
      <w:pPr>
        <w:pStyle w:val="FirstParagraph"/>
        <w:ind w:firstLine="720"/>
        <w:jc w:val="both"/>
        <w:rPr>
          <w:lang w:val="ru-RU"/>
        </w:rPr>
      </w:pPr>
      <w:proofErr w:type="spellStart"/>
      <w:r w:rsidRPr="000D1661">
        <w:rPr>
          <w:lang w:val="ru-RU"/>
        </w:rPr>
        <w:t>Псевдокомпонент</w:t>
      </w:r>
      <w:proofErr w:type="spellEnd"/>
      <w:r w:rsidRPr="000D1661">
        <w:rPr>
          <w:lang w:val="ru-RU"/>
        </w:rPr>
        <w:t xml:space="preserve"> парафина может быть частично растворен и/или взвешен в нефтяной фазе в виде частиц и отложен в поровом пространстве. </w:t>
      </w:r>
      <w:r w:rsidRPr="007B4E66">
        <w:rPr>
          <w:lang w:val="ru-RU"/>
        </w:rPr>
        <w:t xml:space="preserve">Уравнение баланса массы парафина в этом случае будет </w:t>
      </w:r>
      <w:r w:rsidR="00690A7D" w:rsidRPr="007B4E66">
        <w:rPr>
          <w:lang w:val="ru-RU"/>
        </w:rPr>
        <w:t>[6]</w:t>
      </w:r>
      <w:r w:rsidRPr="007B4E66">
        <w:rPr>
          <w:lang w:val="ru-RU"/>
        </w:rPr>
        <w:t>:</w:t>
      </w:r>
    </w:p>
    <w:p w14:paraId="515CF126" w14:textId="74B46747" w:rsidR="0069360A" w:rsidRDefault="007B4E66" w:rsidP="007B4E66">
      <w:pPr>
        <w:pStyle w:val="a0"/>
        <w:tabs>
          <w:tab w:val="center" w:pos="4820"/>
          <w:tab w:val="right" w:pos="9639"/>
        </w:tabs>
        <w:jc w:val="both"/>
        <w:rPr>
          <w:rFonts w:eastAsiaTheme="minorEastAsia"/>
          <w:lang w:val="ru-RU"/>
        </w:rPr>
      </w:pPr>
      <w:r w:rsidRPr="00FB27A8">
        <w:rPr>
          <w:rFonts w:eastAsiaTheme="minorEastAsia"/>
          <w:lang w:val="ru-RU"/>
        </w:rPr>
        <w:tab/>
      </w:r>
      <m:oMath>
        <m:f>
          <m:fPr>
            <m:ctrlPr>
              <w:rPr>
                <w:rFonts w:ascii="Cambria Math" w:hAnsi="Cambria Math"/>
              </w:rPr>
            </m:ctrlPr>
          </m:fPr>
          <m:num>
            <m:r>
              <m:rPr>
                <m:sty m:val="p"/>
              </m:rPr>
              <w:rPr>
                <w:rFonts w:ascii="Cambria Math" w:hAnsi="Cambria Math"/>
                <w:lang w:val="ru-RU"/>
              </w:rPr>
              <m:t>∂</m:t>
            </m:r>
          </m:num>
          <m:den>
            <m:r>
              <m:rPr>
                <m:sty m:val="p"/>
              </m:rPr>
              <w:rPr>
                <w:rFonts w:ascii="Cambria Math" w:hAnsi="Cambria Math"/>
                <w:lang w:val="ru-RU"/>
              </w:rPr>
              <m:t>∂</m:t>
            </m:r>
            <m:r>
              <w:rPr>
                <w:rFonts w:ascii="Cambria Math" w:hAnsi="Cambria Math"/>
              </w:rPr>
              <m:t>t</m:t>
            </m:r>
          </m:den>
        </m:f>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ps</m:t>
                </m:r>
              </m:sub>
            </m:sSub>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p</m:t>
                </m:r>
              </m:sub>
            </m:sSub>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w:rPr>
                    <w:rFonts w:ascii="Cambria Math" w:hAnsi="Cambria Math"/>
                  </w:rPr>
                  <m:t>S</m:t>
                </m:r>
              </m:e>
              <m:sub>
                <m:r>
                  <w:rPr>
                    <w:rFonts w:ascii="Cambria Math" w:hAnsi="Cambria Math"/>
                  </w:rPr>
                  <m:t>o</m:t>
                </m:r>
              </m:sub>
            </m:sSub>
          </m:e>
        </m:d>
        <m:r>
          <m:rPr>
            <m:sty m:val="p"/>
          </m:rPr>
          <w:rPr>
            <w:rFonts w:ascii="Cambria Math" w:hAnsi="Cambria Math"/>
            <w:lang w:val="ru-RU"/>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ps</m:t>
                </m:r>
              </m:sub>
            </m:sSub>
            <m:sSub>
              <m:sSubPr>
                <m:ctrlPr>
                  <w:rPr>
                    <w:rFonts w:ascii="Cambria Math" w:hAnsi="Cambria Math"/>
                  </w:rPr>
                </m:ctrlPr>
              </m:sSubPr>
              <m:e>
                <m:r>
                  <w:rPr>
                    <w:rFonts w:ascii="Cambria Math" w:hAnsi="Cambria Math"/>
                  </w:rPr>
                  <m:t>ρ</m:t>
                </m:r>
              </m:e>
              <m:sub>
                <m:r>
                  <w:rPr>
                    <w:rFonts w:ascii="Cambria Math" w:hAnsi="Cambria Math"/>
                  </w:rPr>
                  <m:t>p</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o</m:t>
                </m:r>
              </m:sub>
            </m:sSub>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o</m:t>
                </m:r>
              </m:sub>
            </m:sSub>
          </m:e>
        </m:d>
        <m:r>
          <m:rPr>
            <m:sty m:val="p"/>
          </m:rPr>
          <w:rPr>
            <w:rFonts w:ascii="Cambria Math" w:hAnsi="Cambria Math"/>
            <w:lang w:val="ru-RU"/>
          </w:rPr>
          <m:t>=</m:t>
        </m:r>
        <m:sSub>
          <m:sSubPr>
            <m:ctrlPr>
              <w:rPr>
                <w:rFonts w:ascii="Cambria Math" w:hAnsi="Cambria Math"/>
              </w:rPr>
            </m:ctrlPr>
          </m:sSubPr>
          <m:e>
            <m:r>
              <w:rPr>
                <w:rFonts w:ascii="Cambria Math" w:hAnsi="Cambria Math"/>
              </w:rPr>
              <m:t>q</m:t>
            </m:r>
          </m:e>
          <m:sub>
            <m:r>
              <w:rPr>
                <w:rFonts w:ascii="Cambria Math" w:hAnsi="Cambria Math"/>
              </w:rPr>
              <m:t>p</m:t>
            </m:r>
          </m:sub>
        </m:sSub>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lang w:val="ru-RU"/>
          </w:rPr>
          <m:t>+</m:t>
        </m:r>
        <m:sSub>
          <m:sSubPr>
            <m:ctrlPr>
              <w:rPr>
                <w:rFonts w:ascii="Cambria Math" w:hAnsi="Cambria Math"/>
              </w:rPr>
            </m:ctrlPr>
          </m:sSubPr>
          <m:e>
            <m:r>
              <w:rPr>
                <w:rFonts w:ascii="Cambria Math" w:hAnsi="Cambria Math"/>
              </w:rPr>
              <m:t>q</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ρ</m:t>
                </m:r>
              </m:e>
              <m:sub>
                <m:r>
                  <w:rPr>
                    <w:rFonts w:ascii="Cambria Math" w:hAnsi="Cambria Math"/>
                  </w:rPr>
                  <m:t>o</m:t>
                </m:r>
              </m:sub>
            </m:sSub>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ps</m:t>
                </m:r>
              </m:sub>
            </m:sSub>
            <m:sSub>
              <m:sSubPr>
                <m:ctrlPr>
                  <w:rPr>
                    <w:rFonts w:ascii="Cambria Math" w:hAnsi="Cambria Math"/>
                  </w:rPr>
                </m:ctrlPr>
              </m:sSubPr>
              <m:e>
                <m:r>
                  <w:rPr>
                    <w:rFonts w:ascii="Cambria Math" w:hAnsi="Cambria Math"/>
                  </w:rPr>
                  <m:t>ρ</m:t>
                </m:r>
              </m:e>
              <m:sub>
                <m:r>
                  <w:rPr>
                    <w:rFonts w:ascii="Cambria Math" w:hAnsi="Cambria Math"/>
                  </w:rPr>
                  <m:t>p</m:t>
                </m:r>
              </m:sub>
            </m:sSub>
          </m:e>
        </m:d>
        <m:r>
          <m:rPr>
            <m:sty m:val="p"/>
          </m:rPr>
          <w:rPr>
            <w:rFonts w:ascii="Cambria Math" w:hAnsi="Cambria Math"/>
            <w:lang w:val="ru-RU"/>
          </w:rPr>
          <m:t>.</m:t>
        </m:r>
      </m:oMath>
      <w:r w:rsidRPr="007B4E66">
        <w:rPr>
          <w:rFonts w:eastAsiaTheme="minorEastAsia"/>
          <w:lang w:val="ru-RU"/>
        </w:rPr>
        <w:t xml:space="preserve"> </w:t>
      </w:r>
      <w:r>
        <w:rPr>
          <w:rFonts w:eastAsiaTheme="minorEastAsia"/>
          <w:lang w:val="ru-RU"/>
        </w:rPr>
        <w:tab/>
      </w:r>
      <m:oMath>
        <m:r>
          <w:rPr>
            <w:rFonts w:ascii="Cambria Math" w:eastAsiaTheme="minorEastAsia" w:hAnsi="Cambria Math"/>
            <w:lang w:val="ru-RU"/>
          </w:rPr>
          <m:t>(3)</m:t>
        </m:r>
      </m:oMath>
    </w:p>
    <w:p w14:paraId="2763DEDD" w14:textId="3D6986F9" w:rsidR="00637DA4" w:rsidRPr="00637DA4" w:rsidRDefault="00637DA4" w:rsidP="00637DA4">
      <w:pPr>
        <w:tabs>
          <w:tab w:val="right" w:pos="9750"/>
        </w:tabs>
        <w:jc w:val="both"/>
        <w:rPr>
          <w:ins w:id="6" w:author="Andre" w:date="2026-02-23T14:09:00Z"/>
          <w:lang w:val="ru-RU"/>
        </w:rPr>
      </w:pPr>
      <w:r w:rsidRPr="00637DA4">
        <w:rPr>
          <w:rFonts w:eastAsiaTheme="minorEastAsia"/>
          <w:lang w:val="ru-RU"/>
        </w:rPr>
        <w:t xml:space="preserve">где </w:t>
      </w:r>
      <m:oMath>
        <m:sSub>
          <m:sSubPr>
            <m:ctrlPr>
              <w:rPr>
                <w:rFonts w:ascii="Cambria Math" w:hAnsi="Cambria Math"/>
                <w:i/>
              </w:rPr>
            </m:ctrlPr>
          </m:sSubPr>
          <m:e>
            <m:r>
              <w:rPr>
                <w:rFonts w:ascii="Cambria Math"/>
              </w:rPr>
              <m:t>w</m:t>
            </m:r>
          </m:e>
          <m:sub>
            <m:r>
              <w:rPr>
                <w:rFonts w:ascii="Cambria Math"/>
              </w:rPr>
              <m:t>ps</m:t>
            </m:r>
          </m:sub>
        </m:sSub>
        <m:r>
          <w:rPr>
            <w:rFonts w:ascii="Cambria Math" w:hAnsi="Cambria Math"/>
            <w:lang w:val="ru-RU"/>
          </w:rPr>
          <m:t>-</m:t>
        </m:r>
      </m:oMath>
      <w:r w:rsidRPr="00637DA4">
        <w:rPr>
          <w:rFonts w:eastAsiaTheme="minorEastAsia"/>
          <w:lang w:val="ru-RU"/>
        </w:rPr>
        <w:t xml:space="preserve"> </w:t>
      </w:r>
      <w:r w:rsidRPr="00637DA4">
        <w:rPr>
          <w:lang w:val="ru-RU"/>
        </w:rPr>
        <w:t>массовая</w:t>
      </w:r>
      <w:r w:rsidRPr="00637DA4">
        <w:rPr>
          <w:b/>
          <w:bCs/>
          <w:sz w:val="28"/>
          <w:szCs w:val="28"/>
          <w:lang w:val="ru-RU"/>
        </w:rPr>
        <w:t xml:space="preserve"> </w:t>
      </w:r>
      <w:r w:rsidRPr="00637DA4">
        <w:rPr>
          <w:lang w:val="ru-RU"/>
        </w:rPr>
        <w:t xml:space="preserve">доля взвешенного парафина в нефтяной фазе; </w:t>
      </w:r>
      <m:oMath>
        <m:sSub>
          <m:sSubPr>
            <m:ctrlPr>
              <w:rPr>
                <w:rFonts w:ascii="Cambria Math" w:hAnsi="Cambria Math"/>
                <w:i/>
              </w:rPr>
            </m:ctrlPr>
          </m:sSubPr>
          <m:e>
            <m:r>
              <w:rPr>
                <w:rFonts w:ascii="Cambria Math"/>
              </w:rPr>
              <m:t>w</m:t>
            </m:r>
          </m:e>
          <m:sub>
            <m:r>
              <w:rPr>
                <w:rFonts w:ascii="Cambria Math"/>
              </w:rPr>
              <m:t>p</m:t>
            </m:r>
          </m:sub>
        </m:sSub>
        <m:r>
          <w:rPr>
            <w:rFonts w:ascii="Cambria Math" w:hAnsi="Cambria Math"/>
            <w:lang w:val="ru-RU"/>
          </w:rPr>
          <m:t>-</m:t>
        </m:r>
      </m:oMath>
      <w:r w:rsidRPr="00637DA4">
        <w:rPr>
          <w:rFonts w:eastAsiaTheme="minorEastAsia"/>
          <w:lang w:val="ru-RU"/>
        </w:rPr>
        <w:t xml:space="preserve"> </w:t>
      </w:r>
      <w:r w:rsidRPr="00637DA4">
        <w:rPr>
          <w:lang w:val="ru-RU"/>
        </w:rPr>
        <w:t>массовая</w:t>
      </w:r>
      <w:r w:rsidRPr="00637DA4">
        <w:rPr>
          <w:b/>
          <w:bCs/>
          <w:sz w:val="28"/>
          <w:szCs w:val="28"/>
          <w:lang w:val="ru-RU"/>
        </w:rPr>
        <w:t xml:space="preserve"> </w:t>
      </w:r>
      <w:r w:rsidRPr="00637DA4">
        <w:rPr>
          <w:lang w:val="ru-RU"/>
        </w:rPr>
        <w:t xml:space="preserve">доля растворенного парафина в нефтяной фазе; </w:t>
      </w:r>
      <m:oMath>
        <m:sSub>
          <m:sSubPr>
            <m:ctrlPr>
              <w:rPr>
                <w:rFonts w:ascii="Cambria Math" w:hAnsi="Cambria Math"/>
                <w:i/>
              </w:rPr>
            </m:ctrlPr>
          </m:sSubPr>
          <m:e>
            <m:r>
              <w:rPr>
                <w:rFonts w:ascii="Cambria Math"/>
              </w:rPr>
              <m:t>ρ</m:t>
            </m:r>
          </m:e>
          <m:sub>
            <m:r>
              <w:rPr>
                <w:rFonts w:ascii="Cambria Math"/>
              </w:rPr>
              <m:t>p</m:t>
            </m:r>
          </m:sub>
        </m:sSub>
        <m:r>
          <w:rPr>
            <w:rFonts w:ascii="Cambria Math" w:hAnsi="Cambria Math"/>
            <w:lang w:val="ru-RU"/>
          </w:rPr>
          <m:t>-</m:t>
        </m:r>
      </m:oMath>
      <w:r w:rsidRPr="00637DA4">
        <w:rPr>
          <w:rFonts w:eastAsiaTheme="minorEastAsia"/>
          <w:lang w:val="ru-RU"/>
        </w:rPr>
        <w:t xml:space="preserve"> плотность парафина</w:t>
      </w:r>
      <m:oMath>
        <m:r>
          <w:rPr>
            <w:rFonts w:ascii="Cambria Math" w:hAnsi="Cambria Math"/>
            <w:lang w:val="ru-RU"/>
          </w:rPr>
          <m:t xml:space="preserve">; </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lang w:val="ru-RU"/>
          </w:rPr>
          <m:t>-</m:t>
        </m:r>
      </m:oMath>
      <w:r w:rsidRPr="00637DA4">
        <w:rPr>
          <w:lang w:val="ru-RU"/>
        </w:rPr>
        <w:t xml:space="preserve"> скорость отложения парафина в общем объеме пористой породы.</w:t>
      </w:r>
    </w:p>
    <w:p w14:paraId="759C2694" w14:textId="77777777" w:rsidR="0069360A" w:rsidRPr="000D1661" w:rsidRDefault="00D3518C" w:rsidP="00637DA4">
      <w:pPr>
        <w:pStyle w:val="FirstParagraph"/>
        <w:ind w:firstLine="720"/>
        <w:jc w:val="both"/>
        <w:rPr>
          <w:lang w:val="ru-RU"/>
        </w:rPr>
      </w:pPr>
      <w:r w:rsidRPr="000D1661">
        <w:rPr>
          <w:lang w:val="ru-RU"/>
        </w:rPr>
        <w:t>Уравнения движения фаз представим с помощью закона Дарси в пренебрежении влиянием капиллярных и гравитационных сил:</w:t>
      </w:r>
    </w:p>
    <w:p w14:paraId="0280EB90" w14:textId="1DD6A327" w:rsidR="0069360A" w:rsidRDefault="007B4E66" w:rsidP="007B4E66">
      <w:pPr>
        <w:pStyle w:val="a0"/>
        <w:tabs>
          <w:tab w:val="center" w:pos="4820"/>
          <w:tab w:val="right" w:pos="9639"/>
        </w:tabs>
        <w:jc w:val="both"/>
        <w:rPr>
          <w:rFonts w:eastAsiaTheme="minorEastAsia"/>
          <w:lang w:val="ru-RU"/>
        </w:rPr>
      </w:pPr>
      <w:r w:rsidRPr="00FB27A8">
        <w:rPr>
          <w:rFonts w:eastAsiaTheme="minorEastAsia"/>
          <w:lang w:val="ru-RU"/>
        </w:rPr>
        <w:tab/>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i</m:t>
            </m:r>
          </m:sub>
        </m:sSub>
        <m:r>
          <m:rPr>
            <m:sty m:val="p"/>
          </m:rPr>
          <w:rPr>
            <w:rFonts w:ascii="Cambria Math" w:hAnsi="Cambria Math"/>
            <w:lang w:val="ru-RU"/>
          </w:rPr>
          <m:t>=</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i</m:t>
                </m:r>
              </m:sub>
            </m:sSub>
          </m:num>
          <m:den>
            <m:sSub>
              <m:sSubPr>
                <m:ctrlPr>
                  <w:rPr>
                    <w:rFonts w:ascii="Cambria Math" w:hAnsi="Cambria Math"/>
                  </w:rPr>
                </m:ctrlPr>
              </m:sSubPr>
              <m:e>
                <m:r>
                  <w:rPr>
                    <w:rFonts w:ascii="Cambria Math" w:hAnsi="Cambria Math"/>
                  </w:rPr>
                  <m:t>μ</m:t>
                </m:r>
              </m:e>
              <m:sub>
                <m:r>
                  <w:rPr>
                    <w:rFonts w:ascii="Cambria Math" w:hAnsi="Cambria Math"/>
                  </w:rPr>
                  <m:t>i</m:t>
                </m:r>
              </m:sub>
            </m:sSub>
          </m:den>
        </m:f>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  </m:t>
        </m:r>
        <m:d>
          <m:dPr>
            <m:ctrlPr>
              <w:rPr>
                <w:rFonts w:ascii="Cambria Math" w:hAnsi="Cambria Math"/>
              </w:rPr>
            </m:ctrlPr>
          </m:dPr>
          <m:e>
            <m:r>
              <w:rPr>
                <w:rFonts w:ascii="Cambria Math" w:hAnsi="Cambria Math"/>
              </w:rPr>
              <m:t>i</m:t>
            </m:r>
            <m:r>
              <m:rPr>
                <m:sty m:val="p"/>
              </m:rPr>
              <w:rPr>
                <w:rFonts w:ascii="Cambria Math" w:hAnsi="Cambria Math"/>
                <w:lang w:val="ru-RU"/>
              </w:rPr>
              <m:t>=</m:t>
            </m:r>
            <m:r>
              <w:rPr>
                <w:rFonts w:ascii="Cambria Math" w:hAnsi="Cambria Math"/>
              </w:rPr>
              <m:t>o</m:t>
            </m:r>
            <m:r>
              <m:rPr>
                <m:sty m:val="p"/>
              </m:rPr>
              <w:rPr>
                <w:rFonts w:ascii="Cambria Math" w:hAnsi="Cambria Math"/>
                <w:lang w:val="ru-RU"/>
              </w:rPr>
              <m:t>,</m:t>
            </m:r>
            <m:r>
              <w:rPr>
                <w:rFonts w:ascii="Cambria Math" w:hAnsi="Cambria Math"/>
              </w:rPr>
              <m:t>w</m:t>
            </m:r>
          </m:e>
        </m:d>
        <m:r>
          <m:rPr>
            <m:sty m:val="p"/>
          </m:rPr>
          <w:rPr>
            <w:rFonts w:ascii="Cambria Math" w:hAnsi="Cambria Math"/>
            <w:lang w:val="ru-RU"/>
          </w:rPr>
          <m:t>.</m:t>
        </m:r>
      </m:oMath>
      <w:r w:rsidRPr="007B4E66">
        <w:rPr>
          <w:rFonts w:eastAsiaTheme="minorEastAsia"/>
          <w:lang w:val="ru-RU"/>
        </w:rPr>
        <w:t xml:space="preserve"> </w:t>
      </w:r>
      <w:r>
        <w:rPr>
          <w:rFonts w:eastAsiaTheme="minorEastAsia"/>
          <w:lang w:val="ru-RU"/>
        </w:rPr>
        <w:tab/>
      </w:r>
      <m:oMath>
        <m:r>
          <w:rPr>
            <w:rFonts w:ascii="Cambria Math" w:eastAsiaTheme="minorEastAsia" w:hAnsi="Cambria Math"/>
            <w:lang w:val="ru-RU"/>
          </w:rPr>
          <m:t>(4)</m:t>
        </m:r>
      </m:oMath>
    </w:p>
    <w:p w14:paraId="4E3DC3FE" w14:textId="6F7386CB" w:rsidR="00637DA4" w:rsidRDefault="00637DA4" w:rsidP="00637DA4">
      <w:pPr>
        <w:tabs>
          <w:tab w:val="right" w:pos="9750"/>
        </w:tabs>
        <w:jc w:val="both"/>
        <w:rPr>
          <w:ins w:id="7" w:author="Andre" w:date="2026-02-23T14:10:00Z"/>
          <w:rFonts w:eastAsiaTheme="minorEastAsia"/>
          <w:lang w:val="ru-RU"/>
        </w:rPr>
      </w:pPr>
      <w:r w:rsidRPr="00637DA4">
        <w:rPr>
          <w:rFonts w:eastAsiaTheme="minorEastAsia"/>
          <w:lang w:val="ru-RU"/>
        </w:rPr>
        <w:lastRenderedPageBreak/>
        <w:t xml:space="preserve">где </w:t>
      </w:r>
      <m:oMath>
        <m:r>
          <w:rPr>
            <w:rFonts w:ascii="Cambria Math" w:hAnsi="Cambria Math"/>
          </w:rPr>
          <m:t>k</m:t>
        </m:r>
        <m:r>
          <w:rPr>
            <w:rFonts w:ascii="Cambria Math" w:hAnsi="Cambria Math"/>
            <w:lang w:val="ru-RU"/>
          </w:rPr>
          <m:t>-</m:t>
        </m:r>
      </m:oMath>
      <w:r w:rsidRPr="00637DA4">
        <w:rPr>
          <w:rFonts w:eastAsiaTheme="minorEastAsia"/>
          <w:lang w:val="ru-RU"/>
        </w:rPr>
        <w:t xml:space="preserve"> </w:t>
      </w:r>
      <w:r w:rsidRPr="00637DA4">
        <w:rPr>
          <w:lang w:val="ru-RU"/>
        </w:rPr>
        <w:t xml:space="preserve">абсолютная проницаемость; </w:t>
      </w:r>
      <w:r w:rsidRPr="00637DA4">
        <w:rPr>
          <w:rFonts w:eastAsiaTheme="minorEastAsia"/>
          <w:lang w:val="ru-RU"/>
        </w:rPr>
        <w:t xml:space="preserve"> </w:t>
      </w:r>
      <m:oMath>
        <m:sSub>
          <m:sSubPr>
            <m:ctrlPr>
              <w:rPr>
                <w:rFonts w:ascii="Cambria Math" w:hAnsi="Cambria Math"/>
                <w:i/>
              </w:rPr>
            </m:ctrlPr>
          </m:sSubPr>
          <m:e>
            <m:r>
              <w:rPr>
                <w:rFonts w:ascii="Cambria Math"/>
              </w:rPr>
              <m:t>f</m:t>
            </m:r>
          </m:e>
          <m:sub>
            <m:r>
              <w:rPr>
                <w:rFonts w:ascii="Cambria Math"/>
              </w:rPr>
              <m:t>o</m:t>
            </m:r>
          </m:sub>
        </m:sSub>
        <m:r>
          <w:rPr>
            <w:rFonts w:ascii="Cambria Math" w:hAnsi="Cambria Math"/>
            <w:lang w:val="ru-RU"/>
          </w:rPr>
          <m:t>-</m:t>
        </m:r>
      </m:oMath>
      <w:r w:rsidRPr="00637DA4">
        <w:rPr>
          <w:rFonts w:eastAsiaTheme="minorEastAsia"/>
          <w:lang w:val="ru-RU"/>
        </w:rPr>
        <w:t xml:space="preserve"> относительная фазовая проницаемость нефти</w:t>
      </w:r>
      <w:r w:rsidRPr="00637DA4">
        <w:rPr>
          <w:lang w:val="ru-RU"/>
        </w:rPr>
        <w:t xml:space="preserve">; </w:t>
      </w:r>
      <w:r w:rsidRPr="00637DA4">
        <w:rPr>
          <w:rFonts w:eastAsiaTheme="minorEastAsia"/>
          <w:lang w:val="ru-RU"/>
        </w:rPr>
        <w:t xml:space="preserve"> </w:t>
      </w:r>
      <m:oMath>
        <m:sSub>
          <m:sSubPr>
            <m:ctrlPr>
              <w:rPr>
                <w:rFonts w:ascii="Cambria Math" w:hAnsi="Cambria Math"/>
                <w:i/>
              </w:rPr>
            </m:ctrlPr>
          </m:sSubPr>
          <m:e>
            <m:r>
              <w:rPr>
                <w:rFonts w:ascii="Cambria Math"/>
              </w:rPr>
              <m:t>f</m:t>
            </m:r>
          </m:e>
          <m:sub>
            <m:r>
              <w:rPr>
                <w:rFonts w:ascii="Cambria Math"/>
              </w:rPr>
              <m:t>w</m:t>
            </m:r>
          </m:sub>
        </m:sSub>
        <m:r>
          <w:rPr>
            <w:rFonts w:ascii="Cambria Math" w:hAnsi="Cambria Math"/>
            <w:lang w:val="ru-RU"/>
          </w:rPr>
          <m:t>-</m:t>
        </m:r>
      </m:oMath>
      <w:r w:rsidRPr="00637DA4">
        <w:rPr>
          <w:rFonts w:eastAsiaTheme="minorEastAsia"/>
          <w:lang w:val="ru-RU"/>
        </w:rPr>
        <w:t xml:space="preserve"> относительная фазовая проницаемость воды; </w:t>
      </w:r>
      <m:oMath>
        <m:sSub>
          <m:sSubPr>
            <m:ctrlPr>
              <w:rPr>
                <w:rFonts w:ascii="Cambria Math" w:hAnsi="Cambria Math"/>
                <w:i/>
              </w:rPr>
            </m:ctrlPr>
          </m:sSubPr>
          <m:e>
            <m:r>
              <w:rPr>
                <w:rFonts w:ascii="Cambria Math"/>
              </w:rPr>
              <m:t>μ</m:t>
            </m:r>
          </m:e>
          <m:sub>
            <m:r>
              <w:rPr>
                <w:rFonts w:ascii="Cambria Math"/>
              </w:rPr>
              <m:t>o</m:t>
            </m:r>
          </m:sub>
        </m:sSub>
        <m:r>
          <w:rPr>
            <w:rFonts w:ascii="Cambria Math" w:eastAsiaTheme="minorEastAsia" w:hAnsi="Cambria Math"/>
            <w:lang w:val="ru-RU"/>
          </w:rPr>
          <m:t>-</m:t>
        </m:r>
      </m:oMath>
      <w:r w:rsidRPr="00637DA4">
        <w:rPr>
          <w:rFonts w:eastAsiaTheme="minorEastAsia"/>
          <w:lang w:val="ru-RU"/>
        </w:rPr>
        <w:t xml:space="preserve"> динамическая вязкость нефти; </w:t>
      </w:r>
      <m:oMath>
        <m:sSub>
          <m:sSubPr>
            <m:ctrlPr>
              <w:rPr>
                <w:rFonts w:ascii="Cambria Math" w:hAnsi="Cambria Math"/>
                <w:i/>
              </w:rPr>
            </m:ctrlPr>
          </m:sSubPr>
          <m:e>
            <m:r>
              <w:rPr>
                <w:rFonts w:ascii="Cambria Math"/>
              </w:rPr>
              <m:t>μ</m:t>
            </m:r>
          </m:e>
          <m:sub>
            <m:r>
              <w:rPr>
                <w:rFonts w:ascii="Cambria Math"/>
              </w:rPr>
              <m:t>w</m:t>
            </m:r>
          </m:sub>
        </m:sSub>
        <m:r>
          <w:rPr>
            <w:rFonts w:ascii="Cambria Math" w:eastAsiaTheme="minorEastAsia" w:hAnsi="Cambria Math"/>
            <w:lang w:val="ru-RU"/>
          </w:rPr>
          <m:t>-</m:t>
        </m:r>
      </m:oMath>
      <w:r w:rsidRPr="00637DA4">
        <w:rPr>
          <w:rFonts w:eastAsiaTheme="minorEastAsia"/>
          <w:lang w:val="ru-RU"/>
        </w:rPr>
        <w:t xml:space="preserve"> динамическая вязкость воды; </w:t>
      </w:r>
      <m:oMath>
        <m:sSub>
          <m:sSubPr>
            <m:ctrlPr>
              <w:rPr>
                <w:rFonts w:ascii="Cambria Math" w:hAnsi="Cambria Math"/>
                <w:i/>
              </w:rPr>
            </m:ctrlPr>
          </m:sSubPr>
          <m:e>
            <m:r>
              <w:rPr>
                <w:rFonts w:ascii="Cambria Math"/>
              </w:rPr>
              <m:t>P</m:t>
            </m:r>
          </m:e>
          <m:sub>
            <m:r>
              <w:rPr>
                <w:rFonts w:ascii="Cambria Math"/>
              </w:rPr>
              <m:t>o</m:t>
            </m:r>
          </m:sub>
        </m:sSub>
        <m:r>
          <w:rPr>
            <w:rFonts w:ascii="Cambria Math" w:hAnsi="Cambria Math"/>
            <w:lang w:val="ru-RU"/>
          </w:rPr>
          <m:t>-</m:t>
        </m:r>
      </m:oMath>
      <w:r w:rsidRPr="00637DA4">
        <w:rPr>
          <w:rFonts w:eastAsiaTheme="minorEastAsia"/>
          <w:lang w:val="ru-RU"/>
        </w:rPr>
        <w:t xml:space="preserve"> давление нефти</w:t>
      </w:r>
      <w:r w:rsidRPr="00637DA4">
        <w:rPr>
          <w:lang w:val="ru-RU"/>
        </w:rPr>
        <w:t xml:space="preserve">; </w:t>
      </w:r>
      <w:r w:rsidRPr="00637DA4">
        <w:rPr>
          <w:rFonts w:eastAsiaTheme="minorEastAsia"/>
          <w:lang w:val="ru-RU"/>
        </w:rPr>
        <w:t xml:space="preserve"> </w:t>
      </w:r>
      <m:oMath>
        <m:sSub>
          <m:sSubPr>
            <m:ctrlPr>
              <w:rPr>
                <w:rFonts w:ascii="Cambria Math" w:hAnsi="Cambria Math"/>
                <w:i/>
              </w:rPr>
            </m:ctrlPr>
          </m:sSubPr>
          <m:e>
            <m:r>
              <w:rPr>
                <w:rFonts w:ascii="Cambria Math"/>
              </w:rPr>
              <m:t>P</m:t>
            </m:r>
          </m:e>
          <m:sub>
            <m:r>
              <w:rPr>
                <w:rFonts w:ascii="Cambria Math"/>
              </w:rPr>
              <m:t>w</m:t>
            </m:r>
          </m:sub>
        </m:sSub>
        <m:r>
          <w:rPr>
            <w:rFonts w:ascii="Cambria Math" w:hAnsi="Cambria Math"/>
            <w:lang w:val="ru-RU"/>
          </w:rPr>
          <m:t>-</m:t>
        </m:r>
      </m:oMath>
      <w:r w:rsidRPr="00637DA4">
        <w:rPr>
          <w:rFonts w:eastAsiaTheme="minorEastAsia"/>
          <w:lang w:val="ru-RU"/>
        </w:rPr>
        <w:t xml:space="preserve"> давление воды.</w:t>
      </w:r>
    </w:p>
    <w:p w14:paraId="26D9A717" w14:textId="77777777" w:rsidR="0069360A" w:rsidRPr="000D1661" w:rsidRDefault="00D3518C" w:rsidP="00637DA4">
      <w:pPr>
        <w:pStyle w:val="FirstParagraph"/>
        <w:ind w:firstLine="720"/>
        <w:jc w:val="both"/>
        <w:rPr>
          <w:lang w:val="ru-RU"/>
        </w:rPr>
      </w:pPr>
      <w:r w:rsidRPr="000D1661">
        <w:rPr>
          <w:lang w:val="ru-RU"/>
        </w:rPr>
        <w:t xml:space="preserve">В рамках </w:t>
      </w:r>
      <w:r w:rsidRPr="00A23852">
        <w:rPr>
          <w:lang w:val="ru-RU"/>
        </w:rPr>
        <w:t>однотемпературной</w:t>
      </w:r>
      <w:r w:rsidRPr="000D1661">
        <w:rPr>
          <w:lang w:val="ru-RU"/>
        </w:rPr>
        <w:t xml:space="preserve"> термодинамической модели уравнение, описывающее баланс полной энергии всей системы, может быть сформулировано в виде следующего выражения</w:t>
      </w:r>
      <w:r w:rsidR="00690A7D" w:rsidRPr="00690A7D">
        <w:rPr>
          <w:lang w:val="ru-RU"/>
        </w:rPr>
        <w:t xml:space="preserve"> [4]</w:t>
      </w:r>
      <w:r w:rsidRPr="000D1661">
        <w:rPr>
          <w:lang w:val="ru-RU"/>
        </w:rPr>
        <w:t>:</w:t>
      </w:r>
      <w:r w:rsidR="001E245F">
        <w:rPr>
          <w:lang w:val="ru-RU"/>
        </w:rPr>
        <w:t xml:space="preserve"> </w:t>
      </w:r>
    </w:p>
    <w:p w14:paraId="06EBE48B" w14:textId="2BA0C87A" w:rsidR="0069360A" w:rsidRDefault="000A070E" w:rsidP="000A070E">
      <w:pPr>
        <w:pStyle w:val="a0"/>
        <w:tabs>
          <w:tab w:val="center" w:pos="4820"/>
          <w:tab w:val="right" w:pos="9639"/>
        </w:tabs>
        <w:jc w:val="both"/>
        <w:rPr>
          <w:ins w:id="8" w:author="Andre" w:date="2026-02-23T14:10:00Z"/>
          <w:rFonts w:eastAsiaTheme="minorEastAsia"/>
          <w:lang w:val="ru-RU"/>
        </w:rPr>
      </w:pPr>
      <w:r>
        <w:rPr>
          <w:rFonts w:eastAsiaTheme="minorEastAsia"/>
          <w:lang w:val="ru-RU"/>
        </w:rPr>
        <w:tab/>
      </w:r>
      <m:oMath>
        <m:m>
          <m:mPr>
            <m:mcs>
              <m:mc>
                <m:mcPr>
                  <m:count m:val="1"/>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lang w:val="ru-RU"/>
                    </w:rPr>
                    <m:t>∂</m:t>
                  </m:r>
                </m:num>
                <m:den>
                  <m:r>
                    <m:rPr>
                      <m:sty m:val="p"/>
                    </m:rPr>
                    <w:rPr>
                      <w:rFonts w:ascii="Cambria Math" w:hAnsi="Cambria Math"/>
                      <w:lang w:val="ru-RU"/>
                    </w:rPr>
                    <m:t>∂</m:t>
                  </m:r>
                  <m:r>
                    <w:rPr>
                      <w:rFonts w:ascii="Cambria Math" w:hAnsi="Cambria Math"/>
                    </w:rPr>
                    <m:t>t</m:t>
                  </m:r>
                </m:den>
              </m:f>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w:rPr>
                          <w:rFonts w:ascii="Cambria Math" w:hAnsi="Cambria Math"/>
                        </w:rPr>
                        <m:t>S</m:t>
                      </m:r>
                    </m:e>
                    <m:sub>
                      <m:r>
                        <w:rPr>
                          <w:rFonts w:ascii="Cambria Math" w:hAnsi="Cambria Math"/>
                        </w:rPr>
                        <m:t>w</m:t>
                      </m:r>
                    </m:sub>
                  </m:sSub>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T</m:t>
                  </m:r>
                  <m:r>
                    <m:rPr>
                      <m:sty m:val="p"/>
                    </m:rPr>
                    <w:rPr>
                      <w:rFonts w:ascii="Cambria Math" w:hAnsi="Cambria Math"/>
                      <w:lang w:val="ru-RU"/>
                    </w:rPr>
                    <m:t>+</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ps</m:t>
                          </m:r>
                        </m:sub>
                      </m:sSub>
                    </m:e>
                  </m:d>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w:rPr>
                          <w:rFonts w:ascii="Cambria Math" w:hAnsi="Cambria Math"/>
                        </w:rPr>
                        <m:t>S</m:t>
                      </m:r>
                    </m:e>
                    <m:sub>
                      <m:r>
                        <w:rPr>
                          <w:rFonts w:ascii="Cambria Math" w:hAnsi="Cambria Math"/>
                        </w:rPr>
                        <m:t>o</m:t>
                      </m:r>
                    </m:sub>
                  </m:sSub>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ps</m:t>
                      </m:r>
                    </m:sub>
                  </m:sSub>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p</m:t>
                      </m:r>
                    </m:sub>
                  </m:sSub>
                  <m:sSub>
                    <m:sSubPr>
                      <m:ctrlPr>
                        <w:rPr>
                          <w:rFonts w:ascii="Cambria Math" w:hAnsi="Cambria Math"/>
                        </w:rPr>
                      </m:ctrlPr>
                    </m:sSubPr>
                    <m:e>
                      <m:r>
                        <w:rPr>
                          <w:rFonts w:ascii="Cambria Math" w:hAnsi="Cambria Math"/>
                        </w:rPr>
                        <m:t>S</m:t>
                      </m:r>
                    </m:e>
                    <m:sub>
                      <m:r>
                        <w:rPr>
                          <w:rFonts w:ascii="Cambria Math" w:hAnsi="Cambria Math"/>
                        </w:rPr>
                        <m:t>o</m:t>
                      </m:r>
                    </m:sub>
                  </m:sSub>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r>
                    <m:rPr>
                      <m:sty m:val="p"/>
                    </m:rPr>
                    <w:rPr>
                      <w:rFonts w:ascii="Cambria Math" w:hAnsi="Cambria Math"/>
                      <w:lang w:val="ru-RU"/>
                    </w:rPr>
                    <m:t>+</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m</m:t>
                      </m:r>
                    </m:e>
                  </m:d>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T</m:t>
                  </m:r>
                </m:e>
              </m:d>
              <m:r>
                <m:rPr>
                  <m:sty m:val="p"/>
                </m:rPr>
                <w:rPr>
                  <w:rFonts w:ascii="Cambria Math" w:hAnsi="Cambria Math"/>
                  <w:lang w:val="ru-RU"/>
                </w:rPr>
                <m:t>+</m:t>
              </m:r>
            </m:e>
          </m:mr>
          <m:mr>
            <m:e>
              <m:r>
                <m:rPr>
                  <m:sty m:val="p"/>
                </m:rPr>
                <w:rPr>
                  <w:rFonts w:ascii="Cambria Math" w:hAnsi="Cambria Math"/>
                  <w:lang w:val="ru-RU"/>
                </w:rPr>
                <m:t>+∇</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w</m:t>
                      </m:r>
                    </m:sub>
                  </m:sSub>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T</m:t>
                  </m:r>
                  <m:r>
                    <m:rPr>
                      <m:sty m:val="p"/>
                    </m:rPr>
                    <w:rPr>
                      <w:rFonts w:ascii="Cambria Math" w:hAnsi="Cambria Math"/>
                      <w:lang w:val="ru-RU"/>
                    </w:rPr>
                    <m:t>+</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ps</m:t>
                          </m:r>
                        </m:sub>
                      </m:sSub>
                    </m:e>
                  </m:d>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o</m:t>
                      </m:r>
                    </m:sub>
                  </m:sSub>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ps</m:t>
                      </m:r>
                    </m:sub>
                  </m:sSub>
                  <m:sSub>
                    <m:sSubPr>
                      <m:ctrlPr>
                        <w:rPr>
                          <w:rFonts w:ascii="Cambria Math" w:hAnsi="Cambria Math"/>
                        </w:rPr>
                      </m:ctrlPr>
                    </m:sSubPr>
                    <m:e>
                      <m:r>
                        <w:rPr>
                          <w:rFonts w:ascii="Cambria Math" w:hAnsi="Cambria Math"/>
                        </w:rPr>
                        <m:t>ρ</m:t>
                      </m:r>
                    </m:e>
                    <m:sub>
                      <m:r>
                        <w:rPr>
                          <w:rFonts w:ascii="Cambria Math" w:hAnsi="Cambria Math"/>
                        </w:rPr>
                        <m:t>p</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o</m:t>
                      </m:r>
                    </m:sub>
                  </m:sSub>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e>
              </m:d>
              <m:r>
                <m:rPr>
                  <m:sty m:val="p"/>
                </m:rPr>
                <w:rPr>
                  <w:rFonts w:ascii="Cambria Math" w:hAnsi="Cambria Math"/>
                  <w:lang w:val="ru-RU"/>
                </w:rPr>
                <m:t>=</m:t>
              </m:r>
            </m:e>
          </m:mr>
          <m:mr>
            <m:e>
              <m:r>
                <m:rPr>
                  <m:sty m:val="p"/>
                </m:rPr>
                <w:rPr>
                  <w:rFonts w:ascii="Cambria Math" w:hAnsi="Cambria Math"/>
                  <w:lang w:val="ru-RU"/>
                </w:rPr>
                <m:t>=∇</m:t>
              </m:r>
              <m:d>
                <m:dPr>
                  <m:begChr m:val="["/>
                  <m:endChr m:val="]"/>
                  <m:ctrlPr>
                    <w:rPr>
                      <w:rFonts w:ascii="Cambria Math" w:hAnsi="Cambria Math"/>
                    </w:rPr>
                  </m:ctrlPr>
                </m:dPr>
                <m:e>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w</m:t>
                          </m:r>
                        </m:sub>
                      </m:sSub>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lang w:val="ru-RU"/>
                        </w:rPr>
                        <m:t>+</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ps</m:t>
                              </m:r>
                            </m:sub>
                          </m:sSub>
                        </m:e>
                      </m:d>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o</m:t>
                          </m:r>
                        </m:sub>
                      </m:sSub>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ps</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o</m:t>
                          </m:r>
                        </m:sub>
                      </m:sSub>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lang w:val="ru-RU"/>
                        </w:rPr>
                        <m:t>+</m:t>
                      </m:r>
                      <m:d>
                        <m:dPr>
                          <m:ctrlPr>
                            <w:rPr>
                              <w:rFonts w:ascii="Cambria Math" w:hAnsi="Cambria Math"/>
                            </w:rPr>
                          </m:ctrlPr>
                        </m:dPr>
                        <m:e>
                          <m:r>
                            <w:rPr>
                              <w:rFonts w:ascii="Cambria Math" w:hAnsi="Cambria Math"/>
                              <w:lang w:val="ru-RU"/>
                            </w:rPr>
                            <m:t>1</m:t>
                          </m:r>
                          <m:r>
                            <m:rPr>
                              <m:sty m:val="p"/>
                            </m:rPr>
                            <w:rPr>
                              <w:rFonts w:ascii="Cambria Math" w:hAnsi="Cambria Math"/>
                              <w:lang w:val="ru-RU"/>
                            </w:rPr>
                            <m:t>-</m:t>
                          </m:r>
                          <m:r>
                            <w:rPr>
                              <w:rFonts w:ascii="Cambria Math" w:hAnsi="Cambria Math"/>
                            </w:rPr>
                            <m:t>m</m:t>
                          </m:r>
                        </m:e>
                      </m:d>
                      <m:sSub>
                        <m:sSubPr>
                          <m:ctrlPr>
                            <w:rPr>
                              <w:rFonts w:ascii="Cambria Math" w:hAnsi="Cambria Math"/>
                            </w:rPr>
                          </m:ctrlPr>
                        </m:sSubPr>
                        <m:e>
                          <m:r>
                            <w:rPr>
                              <w:rFonts w:ascii="Cambria Math" w:hAnsi="Cambria Math"/>
                            </w:rPr>
                            <m:t>K</m:t>
                          </m:r>
                        </m:e>
                        <m:sub>
                          <m:r>
                            <w:rPr>
                              <w:rFonts w:ascii="Cambria Math" w:hAnsi="Cambria Math"/>
                            </w:rPr>
                            <m:t>f</m:t>
                          </m:r>
                        </m:sub>
                      </m:sSub>
                    </m:e>
                  </m:d>
                  <m:r>
                    <m:rPr>
                      <m:sty m:val="p"/>
                    </m:rPr>
                    <w:rPr>
                      <w:rFonts w:ascii="Cambria Math" w:hAnsi="Cambria Math"/>
                      <w:lang w:val="ru-RU"/>
                    </w:rPr>
                    <m:t>∇</m:t>
                  </m:r>
                  <m:r>
                    <w:rPr>
                      <w:rFonts w:ascii="Cambria Math" w:hAnsi="Cambria Math"/>
                    </w:rPr>
                    <m:t>T</m:t>
                  </m:r>
                </m:e>
              </m:d>
              <m:r>
                <m:rPr>
                  <m:sty m:val="p"/>
                </m:rPr>
                <w:rPr>
                  <w:rFonts w:ascii="Cambria Math" w:hAnsi="Cambria Math"/>
                  <w:lang w:val="ru-RU"/>
                </w:rPr>
                <m:t>+</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hAnsi="Cambria Math"/>
                    </w:rPr>
                  </m:ctrlPr>
                </m:sSubPr>
                <m:e>
                  <m:r>
                    <w:rPr>
                      <w:rFonts w:ascii="Cambria Math" w:hAnsi="Cambria Math"/>
                    </w:rPr>
                    <m:t>q</m:t>
                  </m:r>
                </m:e>
                <m:sub>
                  <m:r>
                    <w:rPr>
                      <w:rFonts w:ascii="Cambria Math" w:hAnsi="Cambria Math"/>
                    </w:rPr>
                    <m:t>o</m:t>
                  </m:r>
                </m:sub>
              </m:sSub>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T+</m:t>
              </m:r>
              <m:sSub>
                <m:sSubPr>
                  <m:ctrlPr>
                    <w:rPr>
                      <w:rFonts w:ascii="Cambria Math" w:hAnsi="Cambria Math"/>
                      <w:i/>
                    </w:rPr>
                  </m:ctrlPr>
                </m:sSubPr>
                <m:e>
                  <m:r>
                    <w:rPr>
                      <w:rFonts w:ascii="Cambria Math" w:hAnsi="Cambria Math"/>
                    </w:rPr>
                    <m:t>q</m:t>
                  </m:r>
                </m:e>
                <m:sub>
                  <m:r>
                    <w:rPr>
                      <w:rFonts w:ascii="Cambria Math" w:hAnsi="Cambria Math"/>
                    </w:rPr>
                    <m:t>l</m:t>
                  </m:r>
                </m:sub>
              </m:sSub>
            </m:e>
          </m:mr>
        </m:m>
        <m:r>
          <w:rPr>
            <w:rFonts w:ascii="Cambria Math" w:hAnsi="Cambria Math"/>
          </w:rPr>
          <m:t>,</m:t>
        </m:r>
      </m:oMath>
      <w:r>
        <w:rPr>
          <w:rFonts w:eastAsiaTheme="minorEastAsia"/>
        </w:rPr>
        <w:tab/>
      </w:r>
      <m:oMath>
        <m:r>
          <w:rPr>
            <w:rFonts w:ascii="Cambria Math" w:eastAsiaTheme="minorEastAsia" w:hAnsi="Cambria Math"/>
            <w:lang w:val="ru-RU"/>
          </w:rPr>
          <m:t>(5)</m:t>
        </m:r>
      </m:oMath>
    </w:p>
    <w:p w14:paraId="22AB620B" w14:textId="0C15D259" w:rsidR="007758BE" w:rsidRPr="00240668" w:rsidRDefault="00240668" w:rsidP="00240668">
      <w:pPr>
        <w:jc w:val="both"/>
        <w:rPr>
          <w:rFonts w:eastAsiaTheme="minorEastAsia"/>
          <w:lang w:val="ru-RU"/>
        </w:rPr>
      </w:pPr>
      <w:r w:rsidRPr="00240668">
        <w:rPr>
          <w:rFonts w:eastAsiaTheme="minorEastAsia"/>
          <w:lang w:val="ru-RU"/>
        </w:rPr>
        <w:t xml:space="preserve">где </w:t>
      </w:r>
      <m:oMath>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lang w:val="ru-RU"/>
          </w:rPr>
          <m:t>-</m:t>
        </m:r>
      </m:oMath>
      <w:r w:rsidRPr="00240668">
        <w:rPr>
          <w:rFonts w:eastAsiaTheme="minorEastAsia"/>
          <w:lang w:val="ru-RU"/>
        </w:rPr>
        <w:t xml:space="preserve"> </w:t>
      </w:r>
      <w:r w:rsidRPr="00240668">
        <w:rPr>
          <w:lang w:val="ru-RU"/>
        </w:rPr>
        <w:t xml:space="preserve">теплоемкость нефти; </w:t>
      </w:r>
      <m:oMath>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lang w:val="ru-RU"/>
          </w:rPr>
          <m:t>-</m:t>
        </m:r>
      </m:oMath>
      <w:r w:rsidRPr="00240668">
        <w:rPr>
          <w:rFonts w:eastAsiaTheme="minorEastAsia"/>
          <w:lang w:val="ru-RU"/>
        </w:rPr>
        <w:t xml:space="preserve"> </w:t>
      </w:r>
      <w:r w:rsidRPr="00240668">
        <w:rPr>
          <w:lang w:val="ru-RU"/>
        </w:rPr>
        <w:t xml:space="preserve">теплоемкость воды; </w:t>
      </w:r>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lang w:val="ru-RU"/>
          </w:rPr>
          <m:t>-</m:t>
        </m:r>
      </m:oMath>
      <w:r w:rsidRPr="00240668">
        <w:rPr>
          <w:rFonts w:eastAsiaTheme="minorEastAsia"/>
          <w:lang w:val="ru-RU"/>
        </w:rPr>
        <w:t xml:space="preserve"> </w:t>
      </w:r>
      <w:r w:rsidRPr="00240668">
        <w:rPr>
          <w:lang w:val="ru-RU"/>
        </w:rPr>
        <w:t xml:space="preserve">теплоемкость кристаллизованного парафина; </w:t>
      </w:r>
      <w:r w:rsidRPr="00240668">
        <w:rPr>
          <w:rFonts w:eastAsiaTheme="minorEastAsia"/>
          <w:lang w:val="ru-RU"/>
        </w:rPr>
        <w:t xml:space="preserve"> </w:t>
      </w:r>
      <m:oMath>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lang w:val="ru-RU"/>
          </w:rPr>
          <m:t>-</m:t>
        </m:r>
      </m:oMath>
      <w:r w:rsidRPr="00240668">
        <w:rPr>
          <w:rFonts w:eastAsiaTheme="minorEastAsia"/>
          <w:lang w:val="ru-RU"/>
        </w:rPr>
        <w:t xml:space="preserve"> </w:t>
      </w:r>
      <w:r w:rsidRPr="00240668">
        <w:rPr>
          <w:lang w:val="ru-RU"/>
        </w:rPr>
        <w:t>теплоемкость породы пласта;</w:t>
      </w:r>
      <w:r w:rsidRPr="00240668">
        <w:rPr>
          <w:rFonts w:eastAsiaTheme="minorEastAsia"/>
          <w:lang w:val="ru-RU"/>
        </w:rPr>
        <w:t xml:space="preserve"> </w:t>
      </w:r>
      <m:oMath>
        <m:sSub>
          <m:sSubPr>
            <m:ctrlPr>
              <w:rPr>
                <w:rFonts w:ascii="Cambria Math" w:hAnsi="Cambria Math"/>
                <w:i/>
              </w:rPr>
            </m:ctrlPr>
          </m:sSubPr>
          <m:e>
            <m:r>
              <w:rPr>
                <w:rFonts w:ascii="Cambria Math" w:hAnsi="Cambria Math"/>
              </w:rPr>
              <m:t>K</m:t>
            </m:r>
          </m:e>
          <m:sub>
            <m:r>
              <w:rPr>
                <w:rFonts w:ascii="Cambria Math" w:hAnsi="Cambria Math"/>
              </w:rPr>
              <m:t>o</m:t>
            </m:r>
          </m:sub>
        </m:sSub>
        <m:r>
          <w:rPr>
            <w:rFonts w:ascii="Cambria Math" w:hAnsi="Cambria Math"/>
            <w:lang w:val="ru-RU"/>
          </w:rPr>
          <m:t>-</m:t>
        </m:r>
      </m:oMath>
      <w:r w:rsidRPr="00240668">
        <w:rPr>
          <w:rFonts w:eastAsiaTheme="minorEastAsia"/>
          <w:lang w:val="ru-RU"/>
        </w:rPr>
        <w:t xml:space="preserve"> теплопроводность нефти</w:t>
      </w:r>
      <w:r w:rsidRPr="00240668">
        <w:rPr>
          <w:lang w:val="ru-RU"/>
        </w:rPr>
        <w:t>;</w:t>
      </w:r>
      <w:r w:rsidRPr="00240668">
        <w:rPr>
          <w:rFonts w:ascii="Cambria Math" w:hAnsi="Cambria Math"/>
          <w:i/>
          <w:lang w:val="ru-RU"/>
        </w:rPr>
        <w:t xml:space="preserve"> </w:t>
      </w:r>
      <m:oMath>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lang w:val="ru-RU"/>
          </w:rPr>
          <m:t>-</m:t>
        </m:r>
      </m:oMath>
      <w:r w:rsidRPr="00240668">
        <w:rPr>
          <w:rFonts w:eastAsiaTheme="minorEastAsia"/>
          <w:lang w:val="ru-RU"/>
        </w:rPr>
        <w:t xml:space="preserve"> теплопроводность воды</w:t>
      </w:r>
      <w:r w:rsidRPr="00240668">
        <w:rPr>
          <w:lang w:val="ru-RU"/>
        </w:rPr>
        <w:t xml:space="preserve">; </w:t>
      </w:r>
      <w:r w:rsidRPr="00240668">
        <w:rPr>
          <w:rFonts w:eastAsiaTheme="minorEastAsia"/>
          <w:lang w:val="ru-RU"/>
        </w:rPr>
        <w:t xml:space="preserve"> </w:t>
      </w:r>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lang w:val="ru-RU"/>
          </w:rPr>
          <m:t>-</m:t>
        </m:r>
      </m:oMath>
      <w:r w:rsidRPr="00240668">
        <w:rPr>
          <w:rFonts w:eastAsiaTheme="minorEastAsia"/>
          <w:lang w:val="ru-RU"/>
        </w:rPr>
        <w:t xml:space="preserve"> теплопроводность кристаллизованного парафина</w:t>
      </w:r>
      <w:r w:rsidRPr="00240668">
        <w:rPr>
          <w:lang w:val="ru-RU"/>
        </w:rPr>
        <w:t xml:space="preserve">; </w:t>
      </w:r>
      <w:r w:rsidRPr="00240668">
        <w:rPr>
          <w:rFonts w:eastAsiaTheme="minorEastAsia"/>
          <w:lang w:val="ru-RU"/>
        </w:rPr>
        <w:t xml:space="preserve"> </w:t>
      </w:r>
      <m:oMath>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lang w:val="ru-RU"/>
          </w:rPr>
          <m:t>-</m:t>
        </m:r>
      </m:oMath>
      <w:r w:rsidRPr="00240668">
        <w:rPr>
          <w:rFonts w:eastAsiaTheme="minorEastAsia"/>
          <w:lang w:val="ru-RU"/>
        </w:rPr>
        <w:t xml:space="preserve"> теплопроводность породы пласта</w:t>
      </w:r>
      <w:r w:rsidRPr="00240668">
        <w:rPr>
          <w:lang w:val="ru-RU"/>
        </w:rPr>
        <w:t xml:space="preserve">; </w:t>
      </w:r>
      <m:oMath>
        <m:r>
          <w:rPr>
            <w:rFonts w:ascii="Cambria Math" w:hAnsi="Cambria Math"/>
            <w:lang w:val="ru-RU"/>
          </w:rPr>
          <m:t xml:space="preserve"> </m:t>
        </m:r>
        <m:r>
          <w:rPr>
            <w:rFonts w:ascii="Cambria Math" w:hAnsi="Cambria Math"/>
          </w:rPr>
          <m:t>T</m:t>
        </m:r>
        <m:r>
          <w:rPr>
            <w:rFonts w:ascii="Cambria Math" w:hAnsi="Cambria Math"/>
            <w:lang w:val="ru-RU"/>
          </w:rPr>
          <m:t>-</m:t>
        </m:r>
      </m:oMath>
      <w:r w:rsidRPr="00240668">
        <w:rPr>
          <w:rFonts w:eastAsiaTheme="minorEastAsia"/>
          <w:lang w:val="ru-RU"/>
        </w:rPr>
        <w:t xml:space="preserve"> температура,</w:t>
      </w:r>
      <w:r w:rsidR="007758BE">
        <w:rPr>
          <w:rFonts w:eastAsiaTheme="minorEastAsia"/>
          <w:lang w:val="ru-RU"/>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lang w:val="ru-RU"/>
          </w:rPr>
          <m:t>-</m:t>
        </m:r>
      </m:oMath>
      <w:r w:rsidR="007758BE">
        <w:rPr>
          <w:rFonts w:eastAsiaTheme="minorEastAsia"/>
          <w:lang w:val="ru-RU"/>
        </w:rPr>
        <w:t xml:space="preserve"> </w:t>
      </w:r>
      <w:r w:rsidR="00997B68">
        <w:rPr>
          <w:rFonts w:eastAsiaTheme="minorEastAsia"/>
          <w:lang w:val="ru-RU"/>
        </w:rPr>
        <w:t xml:space="preserve">вертикальные </w:t>
      </w:r>
      <w:r w:rsidR="007758BE">
        <w:rPr>
          <w:rFonts w:eastAsiaTheme="minorEastAsia"/>
          <w:lang w:val="ru-RU"/>
        </w:rPr>
        <w:t xml:space="preserve">потери тепла через кровлю и подошву пласта, определяемые по схеме </w:t>
      </w:r>
      <w:proofErr w:type="spellStart"/>
      <w:r w:rsidR="007758BE" w:rsidRPr="00B755A1">
        <w:rPr>
          <w:rFonts w:eastAsiaTheme="minorEastAsia"/>
          <w:lang w:val="ru-RU"/>
        </w:rPr>
        <w:t>Ловерье</w:t>
      </w:r>
      <w:proofErr w:type="spellEnd"/>
      <w:r w:rsidR="00997B68" w:rsidRPr="00B755A1">
        <w:rPr>
          <w:rFonts w:eastAsiaTheme="minorEastAsia"/>
          <w:lang w:val="ru-RU"/>
        </w:rPr>
        <w:t xml:space="preserve"> </w:t>
      </w:r>
      <w:r w:rsidR="00997B68" w:rsidRPr="00B755A1">
        <w:rPr>
          <w:lang w:val="ru-RU"/>
        </w:rPr>
        <w:t>[1</w:t>
      </w:r>
      <w:r w:rsidR="00B755A1" w:rsidRPr="00B755A1">
        <w:rPr>
          <w:lang w:val="ru-RU"/>
        </w:rPr>
        <w:t>3</w:t>
      </w:r>
      <w:r w:rsidR="00997B68" w:rsidRPr="00B755A1">
        <w:rPr>
          <w:lang w:val="ru-RU"/>
        </w:rPr>
        <w:t>]</w:t>
      </w:r>
      <w:r w:rsidR="00D42729" w:rsidRPr="00B755A1">
        <w:rPr>
          <w:lang w:val="ru-RU"/>
        </w:rPr>
        <w:t>.</w:t>
      </w:r>
    </w:p>
    <w:p w14:paraId="23DD06A8" w14:textId="2CE61E84" w:rsidR="0069360A" w:rsidRPr="000D1661" w:rsidRDefault="00D3518C" w:rsidP="00E449FE">
      <w:pPr>
        <w:pStyle w:val="FirstParagraph"/>
        <w:jc w:val="both"/>
        <w:rPr>
          <w:lang w:val="ru-RU"/>
        </w:rPr>
      </w:pPr>
      <w:r w:rsidRPr="000D1661">
        <w:rPr>
          <w:lang w:val="ru-RU"/>
        </w:rPr>
        <w:t xml:space="preserve">Растворимость и </w:t>
      </w:r>
      <w:r w:rsidR="00477770">
        <w:rPr>
          <w:lang w:val="ru-RU"/>
        </w:rPr>
        <w:t>кристаллизация</w:t>
      </w:r>
      <w:r w:rsidR="00477770" w:rsidRPr="000D1661">
        <w:rPr>
          <w:lang w:val="ru-RU"/>
        </w:rPr>
        <w:t xml:space="preserve"> </w:t>
      </w:r>
      <w:r w:rsidRPr="000D1661">
        <w:rPr>
          <w:lang w:val="ru-RU"/>
        </w:rPr>
        <w:t>парафинов из нефти моделируется уравнением теории идеального раствора для бинарной смеси</w:t>
      </w:r>
      <w:r w:rsidR="00690A7D" w:rsidRPr="00690A7D">
        <w:rPr>
          <w:lang w:val="ru-RU"/>
        </w:rPr>
        <w:t xml:space="preserve"> [4]</w:t>
      </w:r>
      <w:r w:rsidRPr="000D1661">
        <w:rPr>
          <w:lang w:val="ru-RU"/>
        </w:rPr>
        <w:t>:</w:t>
      </w:r>
    </w:p>
    <w:p w14:paraId="71551985" w14:textId="3E746972" w:rsidR="0069360A" w:rsidRDefault="000A070E" w:rsidP="000A070E">
      <w:pPr>
        <w:pStyle w:val="a0"/>
        <w:tabs>
          <w:tab w:val="center" w:pos="4820"/>
          <w:tab w:val="right" w:pos="9639"/>
        </w:tabs>
        <w:jc w:val="both"/>
        <w:rPr>
          <w:rFonts w:eastAsiaTheme="minorEastAsia"/>
          <w:lang w:val="ru-RU"/>
        </w:rPr>
      </w:pPr>
      <w:r w:rsidRPr="00FB27A8">
        <w:rPr>
          <w:rFonts w:eastAsiaTheme="minorEastAsia"/>
          <w:lang w:val="ru-RU"/>
        </w:rPr>
        <w:tab/>
      </w:r>
      <m:oMath>
        <m:sSub>
          <m:sSubPr>
            <m:ctrlPr>
              <w:rPr>
                <w:rFonts w:ascii="Cambria Math" w:hAnsi="Cambria Math"/>
              </w:rPr>
            </m:ctrlPr>
          </m:sSubPr>
          <m:e>
            <m:r>
              <w:rPr>
                <w:rFonts w:ascii="Cambria Math" w:hAnsi="Cambria Math"/>
              </w:rPr>
              <m:t>w</m:t>
            </m:r>
          </m:e>
          <m:sub>
            <m:r>
              <w:rPr>
                <w:rFonts w:ascii="Cambria Math" w:hAnsi="Cambria Math"/>
              </w:rPr>
              <m:t>ps</m:t>
            </m:r>
          </m:sub>
        </m:sSub>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exp</m:t>
        </m:r>
        <m:d>
          <m:dPr>
            <m:begChr m:val="["/>
            <m:endChr m:val="]"/>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R</m:t>
                </m:r>
              </m:den>
            </m:f>
            <m:d>
              <m:dPr>
                <m:ctrlPr>
                  <w:rPr>
                    <w:rFonts w:ascii="Cambria Math" w:hAnsi="Cambria Math"/>
                  </w:rPr>
                </m:ctrlPr>
              </m:dPr>
              <m:e>
                <m:f>
                  <m:fPr>
                    <m:ctrlPr>
                      <w:rPr>
                        <w:rFonts w:ascii="Cambria Math" w:hAnsi="Cambria Math"/>
                      </w:rPr>
                    </m:ctrlPr>
                  </m:fPr>
                  <m:num>
                    <m:r>
                      <w:rPr>
                        <w:rFonts w:ascii="Cambria Math" w:hAnsi="Cambria Math"/>
                        <w:lang w:val="ru-RU"/>
                      </w:rPr>
                      <m:t>1</m:t>
                    </m:r>
                  </m:num>
                  <m:den>
                    <m:r>
                      <w:rPr>
                        <w:rFonts w:ascii="Cambria Math" w:hAnsi="Cambria Math"/>
                      </w:rPr>
                      <m:t>T</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sSub>
                      <m:sSubPr>
                        <m:ctrlPr>
                          <w:rPr>
                            <w:rFonts w:ascii="Cambria Math" w:hAnsi="Cambria Math"/>
                          </w:rPr>
                        </m:ctrlPr>
                      </m:sSubPr>
                      <m:e>
                        <m:r>
                          <w:rPr>
                            <w:rFonts w:ascii="Cambria Math" w:hAnsi="Cambria Math"/>
                          </w:rPr>
                          <m:t>T</m:t>
                        </m:r>
                      </m:e>
                      <m:sub>
                        <m:r>
                          <w:rPr>
                            <w:rFonts w:ascii="Cambria Math" w:hAnsi="Cambria Math"/>
                          </w:rPr>
                          <m:t>m</m:t>
                        </m:r>
                      </m:sub>
                    </m:sSub>
                  </m:den>
                </m:f>
              </m:e>
            </m:d>
          </m:e>
        </m:d>
        <m:r>
          <m:rPr>
            <m:sty m:val="p"/>
          </m:rPr>
          <w:rPr>
            <w:rFonts w:ascii="Cambria Math" w:hAnsi="Cambria Math"/>
            <w:lang w:val="ru-RU"/>
          </w:rPr>
          <m:t>.</m:t>
        </m:r>
      </m:oMath>
      <w:r w:rsidRPr="000A070E">
        <w:rPr>
          <w:rFonts w:eastAsiaTheme="minorEastAsia"/>
          <w:lang w:val="ru-RU"/>
        </w:rPr>
        <w:t xml:space="preserve"> </w:t>
      </w:r>
      <w:r>
        <w:rPr>
          <w:rFonts w:eastAsiaTheme="minorEastAsia"/>
          <w:lang w:val="ru-RU"/>
        </w:rPr>
        <w:tab/>
      </w:r>
      <m:oMath>
        <m:r>
          <w:rPr>
            <w:rFonts w:ascii="Cambria Math" w:eastAsiaTheme="minorEastAsia" w:hAnsi="Cambria Math"/>
            <w:lang w:val="ru-RU"/>
          </w:rPr>
          <m:t>(6)</m:t>
        </m:r>
      </m:oMath>
    </w:p>
    <w:p w14:paraId="12FE0C9D" w14:textId="19525399" w:rsidR="00240668" w:rsidRPr="00240668" w:rsidRDefault="00240668" w:rsidP="00240668">
      <w:pPr>
        <w:tabs>
          <w:tab w:val="right" w:pos="9750"/>
        </w:tabs>
        <w:jc w:val="both"/>
        <w:rPr>
          <w:ins w:id="9" w:author="Аlfiya" w:date="2026-02-26T10:59:00Z"/>
          <w:lang w:val="ru-RU"/>
        </w:rPr>
      </w:pPr>
      <w:r w:rsidRPr="00240668">
        <w:rPr>
          <w:rFonts w:eastAsiaTheme="minorEastAsia"/>
          <w:lang w:val="ru-RU"/>
        </w:rPr>
        <w:t xml:space="preserve">где </w:t>
      </w:r>
      <m:oMath>
        <m:r>
          <w:rPr>
            <w:rFonts w:ascii="Cambria Math"/>
          </w:rPr>
          <m:t>α</m:t>
        </m:r>
      </m:oMath>
      <w:r w:rsidRPr="00240668">
        <w:rPr>
          <w:lang w:val="ru-RU"/>
        </w:rPr>
        <w:t xml:space="preserve"> – скрытая теплота плавления парафина; </w:t>
      </w:r>
      <m:oMath>
        <m:sSub>
          <m:sSubPr>
            <m:ctrlPr>
              <w:rPr>
                <w:rFonts w:ascii="Cambria Math" w:hAnsi="Cambria Math"/>
                <w:i/>
              </w:rPr>
            </m:ctrlPr>
          </m:sSubPr>
          <m:e>
            <m:r>
              <w:rPr>
                <w:rFonts w:ascii="Cambria Math"/>
              </w:rPr>
              <m:t>T</m:t>
            </m:r>
          </m:e>
          <m:sub>
            <m:r>
              <w:rPr>
                <w:rFonts w:ascii="Cambria Math"/>
              </w:rPr>
              <m:t>m</m:t>
            </m:r>
          </m:sub>
        </m:sSub>
      </m:oMath>
      <w:r w:rsidRPr="00240668">
        <w:rPr>
          <w:lang w:val="ru-RU"/>
        </w:rPr>
        <w:t xml:space="preserve"> – температура плавления парафина; </w:t>
      </w:r>
      <m:oMath>
        <m:r>
          <w:rPr>
            <w:rFonts w:ascii="Cambria Math" w:hAnsi="Cambria Math"/>
          </w:rPr>
          <m:t>R</m:t>
        </m:r>
        <m:r>
          <w:rPr>
            <w:rFonts w:ascii="Cambria Math" w:hAnsi="Cambria Math"/>
            <w:lang w:val="ru-RU"/>
          </w:rPr>
          <m:t>-</m:t>
        </m:r>
      </m:oMath>
      <w:r w:rsidRPr="00240668">
        <w:rPr>
          <w:rFonts w:eastAsiaTheme="minorEastAsia"/>
          <w:lang w:val="ru-RU"/>
        </w:rPr>
        <w:t xml:space="preserve"> универсальная газовая постоянная.</w:t>
      </w:r>
    </w:p>
    <w:p w14:paraId="68C0EFE3" w14:textId="77777777" w:rsidR="0069360A" w:rsidRPr="00FB38C9" w:rsidRDefault="00D3518C" w:rsidP="00E449FE">
      <w:pPr>
        <w:pStyle w:val="2"/>
        <w:jc w:val="both"/>
        <w:rPr>
          <w:color w:val="auto"/>
          <w:lang w:val="ru-RU"/>
        </w:rPr>
      </w:pPr>
      <w:bookmarkStart w:id="10" w:name="модель-пористой-среды."/>
      <w:bookmarkEnd w:id="4"/>
      <w:r w:rsidRPr="00FB38C9">
        <w:rPr>
          <w:color w:val="auto"/>
          <w:lang w:val="ru-RU"/>
        </w:rPr>
        <w:t xml:space="preserve">Модель пористой среды </w:t>
      </w:r>
    </w:p>
    <w:p w14:paraId="4CBFB8F2" w14:textId="77777777" w:rsidR="0069360A" w:rsidRDefault="00D3518C" w:rsidP="00E449FE">
      <w:pPr>
        <w:pStyle w:val="FirstParagraph"/>
        <w:ind w:firstLine="709"/>
        <w:jc w:val="both"/>
      </w:pPr>
      <w:r w:rsidRPr="000D1661">
        <w:rPr>
          <w:lang w:val="ru-RU"/>
        </w:rPr>
        <w:t xml:space="preserve">При описании кольматации пласта частицами парафина, будем рассматривать пористую среду в рамках модели идеального грунта, то есть как систему цилиндрических капилляров разного диаметра, имеющих фиктивные сужения (горла). </w:t>
      </w:r>
      <w:proofErr w:type="spellStart"/>
      <w:r>
        <w:t>Для</w:t>
      </w:r>
      <w:proofErr w:type="spellEnd"/>
      <w:r>
        <w:t xml:space="preserve"> </w:t>
      </w:r>
      <w:proofErr w:type="spellStart"/>
      <w:r>
        <w:t>простоты</w:t>
      </w:r>
      <w:proofErr w:type="spellEnd"/>
      <w:r>
        <w:t xml:space="preserve"> </w:t>
      </w:r>
      <w:proofErr w:type="spellStart"/>
      <w:r>
        <w:t>используем</w:t>
      </w:r>
      <w:proofErr w:type="spellEnd"/>
      <w:r>
        <w:t xml:space="preserve"> </w:t>
      </w:r>
      <w:proofErr w:type="spellStart"/>
      <w:r>
        <w:t>следующие</w:t>
      </w:r>
      <w:proofErr w:type="spellEnd"/>
      <w:r>
        <w:t xml:space="preserve"> </w:t>
      </w:r>
      <w:proofErr w:type="spellStart"/>
      <w:r>
        <w:t>допущения</w:t>
      </w:r>
      <w:proofErr w:type="spellEnd"/>
      <w:r>
        <w:t>:</w:t>
      </w:r>
    </w:p>
    <w:p w14:paraId="722701D0" w14:textId="77777777" w:rsidR="0069360A" w:rsidRPr="000D1661" w:rsidRDefault="00D3518C" w:rsidP="00E449FE">
      <w:pPr>
        <w:numPr>
          <w:ilvl w:val="0"/>
          <w:numId w:val="2"/>
        </w:numPr>
        <w:spacing w:after="0"/>
        <w:ind w:left="284" w:hanging="284"/>
        <w:jc w:val="both"/>
        <w:rPr>
          <w:lang w:val="ru-RU"/>
        </w:rPr>
      </w:pPr>
      <w:r w:rsidRPr="000D1661">
        <w:rPr>
          <w:lang w:val="ru-RU"/>
        </w:rPr>
        <w:t xml:space="preserve">Для всех капилляров отношение радиуса горла к радиусу канала </w:t>
      </w:r>
      <m:oMath>
        <m:r>
          <w:rPr>
            <w:rFonts w:ascii="Cambria Math" w:hAnsi="Cambria Math"/>
          </w:rPr>
          <m:t>γ</m:t>
        </m:r>
        <m:r>
          <m:rPr>
            <m:sty m:val="p"/>
          </m:rPr>
          <w:rPr>
            <w:rFonts w:ascii="Cambria Math" w:hAnsi="Cambria Math"/>
            <w:lang w:val="ru-RU"/>
          </w:rPr>
          <m:t>:</m:t>
        </m:r>
        <m:d>
          <m:dPr>
            <m:ctrlPr>
              <w:rPr>
                <w:rFonts w:ascii="Cambria Math" w:hAnsi="Cambria Math"/>
              </w:rPr>
            </m:ctrlPr>
          </m:dPr>
          <m:e>
            <m:r>
              <w:rPr>
                <w:rFonts w:ascii="Cambria Math" w:hAnsi="Cambria Math"/>
                <w:lang w:val="ru-RU"/>
              </w:rPr>
              <m:t>0</m:t>
            </m:r>
            <m:r>
              <m:rPr>
                <m:sty m:val="p"/>
              </m:rPr>
              <w:rPr>
                <w:rFonts w:ascii="Cambria Math" w:hAnsi="Cambria Math"/>
                <w:lang w:val="ru-RU"/>
              </w:rPr>
              <m:t>&lt;</m:t>
            </m:r>
            <m:r>
              <w:rPr>
                <w:rFonts w:ascii="Cambria Math" w:hAnsi="Cambria Math"/>
              </w:rPr>
              <m:t>γ</m:t>
            </m:r>
            <m:r>
              <m:rPr>
                <m:sty m:val="p"/>
              </m:rPr>
              <w:rPr>
                <w:rFonts w:ascii="Cambria Math" w:hAnsi="Cambria Math"/>
                <w:lang w:val="ru-RU"/>
              </w:rPr>
              <m:t>≤</m:t>
            </m:r>
            <m:r>
              <w:rPr>
                <w:rFonts w:ascii="Cambria Math" w:hAnsi="Cambria Math"/>
                <w:lang w:val="ru-RU"/>
              </w:rPr>
              <m:t>1</m:t>
            </m:r>
          </m:e>
        </m:d>
      </m:oMath>
      <w:r w:rsidRPr="000D1661">
        <w:rPr>
          <w:lang w:val="ru-RU"/>
        </w:rPr>
        <w:t xml:space="preserve"> одинаково и сохраняется в процессе кольматации частиц;</w:t>
      </w:r>
    </w:p>
    <w:p w14:paraId="5D7D89F6" w14:textId="77777777" w:rsidR="0069360A" w:rsidRPr="000D1661" w:rsidRDefault="00D3518C" w:rsidP="00E449FE">
      <w:pPr>
        <w:numPr>
          <w:ilvl w:val="0"/>
          <w:numId w:val="2"/>
        </w:numPr>
        <w:spacing w:after="0"/>
        <w:ind w:left="284" w:hanging="284"/>
        <w:jc w:val="both"/>
        <w:rPr>
          <w:lang w:val="ru-RU"/>
        </w:rPr>
      </w:pPr>
      <w:r w:rsidRPr="000D1661">
        <w:rPr>
          <w:lang w:val="ru-RU"/>
        </w:rPr>
        <w:t xml:space="preserve">Частицы парафина имеют шарообразную форму одинакового размера – диаметр </w:t>
      </w:r>
      <m:oMath>
        <m:r>
          <w:rPr>
            <w:rFonts w:ascii="Cambria Math" w:hAnsi="Cambria Math"/>
          </w:rPr>
          <m:t>l</m:t>
        </m:r>
      </m:oMath>
      <w:r w:rsidRPr="000D1661">
        <w:rPr>
          <w:lang w:val="ru-RU"/>
        </w:rPr>
        <w:t>;</w:t>
      </w:r>
    </w:p>
    <w:p w14:paraId="342296E2" w14:textId="77777777" w:rsidR="0069360A" w:rsidRPr="000D1661" w:rsidRDefault="00D3518C" w:rsidP="00E449FE">
      <w:pPr>
        <w:numPr>
          <w:ilvl w:val="0"/>
          <w:numId w:val="2"/>
        </w:numPr>
        <w:spacing w:after="0"/>
        <w:ind w:left="284" w:hanging="284"/>
        <w:jc w:val="both"/>
        <w:rPr>
          <w:lang w:val="ru-RU"/>
        </w:rPr>
      </w:pPr>
      <w:r w:rsidRPr="000D1661">
        <w:rPr>
          <w:lang w:val="ru-RU"/>
        </w:rPr>
        <w:t>Количество оседающих частиц пропорционально их долям в движущейся фазе;</w:t>
      </w:r>
    </w:p>
    <w:p w14:paraId="2E0320E3" w14:textId="77777777" w:rsidR="0069360A" w:rsidRPr="000D1661" w:rsidRDefault="00D3518C" w:rsidP="00E449FE">
      <w:pPr>
        <w:numPr>
          <w:ilvl w:val="0"/>
          <w:numId w:val="2"/>
        </w:numPr>
        <w:spacing w:after="0"/>
        <w:ind w:left="284" w:hanging="284"/>
        <w:jc w:val="both"/>
        <w:rPr>
          <w:lang w:val="ru-RU"/>
        </w:rPr>
      </w:pPr>
      <w:r w:rsidRPr="000D1661">
        <w:rPr>
          <w:lang w:val="ru-RU"/>
        </w:rPr>
        <w:t xml:space="preserve">Капилляр полностью блокируется при попадании частиц, если характерный размер частиц не меньше диаметра горловины, равного по величине </w:t>
      </w:r>
      <m:oMath>
        <m:r>
          <w:rPr>
            <w:rFonts w:ascii="Cambria Math" w:hAnsi="Cambria Math"/>
          </w:rPr>
          <m:t>γr</m:t>
        </m:r>
      </m:oMath>
      <w:r w:rsidRPr="000D1661">
        <w:rPr>
          <w:lang w:val="ru-RU"/>
        </w:rPr>
        <w:t>;</w:t>
      </w:r>
    </w:p>
    <w:p w14:paraId="49117490" w14:textId="77777777" w:rsidR="0069360A" w:rsidRPr="000D1661" w:rsidRDefault="00D3518C" w:rsidP="00E449FE">
      <w:pPr>
        <w:numPr>
          <w:ilvl w:val="0"/>
          <w:numId w:val="2"/>
        </w:numPr>
        <w:spacing w:after="0"/>
        <w:ind w:left="284" w:hanging="284"/>
        <w:jc w:val="both"/>
        <w:rPr>
          <w:lang w:val="ru-RU"/>
        </w:rPr>
      </w:pPr>
      <w:r w:rsidRPr="000D1661">
        <w:rPr>
          <w:lang w:val="ru-RU"/>
        </w:rPr>
        <w:t>Собственная пористость осевших частиц пренебрежимо мала по сравнению с пористостью пласта;</w:t>
      </w:r>
    </w:p>
    <w:p w14:paraId="3DB198D2" w14:textId="77777777" w:rsidR="0069360A" w:rsidRPr="000D1661" w:rsidRDefault="00D3518C" w:rsidP="00E449FE">
      <w:pPr>
        <w:numPr>
          <w:ilvl w:val="0"/>
          <w:numId w:val="2"/>
        </w:numPr>
        <w:spacing w:after="0"/>
        <w:ind w:left="284" w:hanging="284"/>
        <w:jc w:val="both"/>
        <w:rPr>
          <w:lang w:val="ru-RU"/>
        </w:rPr>
      </w:pPr>
      <w:r w:rsidRPr="000D1661">
        <w:rPr>
          <w:lang w:val="ru-RU"/>
        </w:rPr>
        <w:t>Суффозией пренебрегаем, ввиду сложности механизма взаимодействия частиц парафина и недостатка экспериментальных данных;</w:t>
      </w:r>
    </w:p>
    <w:p w14:paraId="61408854" w14:textId="77777777" w:rsidR="0069360A" w:rsidRPr="000D1661" w:rsidRDefault="00D3518C" w:rsidP="00E449FE">
      <w:pPr>
        <w:numPr>
          <w:ilvl w:val="0"/>
          <w:numId w:val="2"/>
        </w:numPr>
        <w:spacing w:after="0"/>
        <w:ind w:left="284" w:hanging="284"/>
        <w:jc w:val="both"/>
        <w:rPr>
          <w:lang w:val="ru-RU"/>
        </w:rPr>
      </w:pPr>
      <w:r w:rsidRPr="000D1661">
        <w:rPr>
          <w:lang w:val="ru-RU"/>
        </w:rPr>
        <w:t>Доля капилляров, занятых некоторой фазой, пропорциональна насыщенности образца этой фазой.</w:t>
      </w:r>
    </w:p>
    <w:p w14:paraId="03BAE8C5" w14:textId="288335D0" w:rsidR="0069360A" w:rsidRPr="000D1661" w:rsidRDefault="00D3518C" w:rsidP="00E449FE">
      <w:pPr>
        <w:pStyle w:val="FirstParagraph"/>
        <w:jc w:val="both"/>
        <w:rPr>
          <w:lang w:val="ru-RU"/>
        </w:rPr>
      </w:pPr>
      <w:r w:rsidRPr="000D1661">
        <w:rPr>
          <w:lang w:val="ru-RU"/>
        </w:rPr>
        <w:lastRenderedPageBreak/>
        <w:t>Последнее допущение является отражением основной гипотезы модели двухфазной фильтрации. Согласно ей вода и нефть движутся по своим системам пор</w:t>
      </w:r>
      <w:r w:rsidR="00690A7D" w:rsidRPr="00690A7D">
        <w:rPr>
          <w:lang w:val="ru-RU"/>
        </w:rPr>
        <w:t xml:space="preserve"> [1</w:t>
      </w:r>
      <w:r w:rsidR="00B755A1" w:rsidRPr="00B755A1">
        <w:rPr>
          <w:lang w:val="ru-RU"/>
        </w:rPr>
        <w:t>4</w:t>
      </w:r>
      <w:r w:rsidR="00690A7D" w:rsidRPr="00690A7D">
        <w:rPr>
          <w:lang w:val="ru-RU"/>
        </w:rPr>
        <w:t>]</w:t>
      </w:r>
      <w:r w:rsidRPr="000D1661">
        <w:rPr>
          <w:lang w:val="ru-RU"/>
        </w:rPr>
        <w:t>.</w:t>
      </w:r>
    </w:p>
    <w:p w14:paraId="34807069" w14:textId="77777777" w:rsidR="0069360A" w:rsidRPr="00FB38C9" w:rsidRDefault="00D3518C" w:rsidP="00E449FE">
      <w:pPr>
        <w:pStyle w:val="2"/>
        <w:jc w:val="both"/>
        <w:rPr>
          <w:color w:val="auto"/>
          <w:lang w:val="ru-RU"/>
        </w:rPr>
      </w:pPr>
      <w:bookmarkStart w:id="11" w:name="структурные-изменения-пористой-среды."/>
      <w:bookmarkEnd w:id="10"/>
      <w:r w:rsidRPr="00FB38C9">
        <w:rPr>
          <w:color w:val="auto"/>
          <w:lang w:val="ru-RU"/>
        </w:rPr>
        <w:t xml:space="preserve">Структурные изменения пористой среды </w:t>
      </w:r>
    </w:p>
    <w:p w14:paraId="3E653161" w14:textId="77777777" w:rsidR="0069360A" w:rsidRPr="000D1661" w:rsidRDefault="00D3518C" w:rsidP="000A070E">
      <w:pPr>
        <w:pStyle w:val="FirstParagraph"/>
        <w:tabs>
          <w:tab w:val="center" w:pos="4820"/>
          <w:tab w:val="right" w:pos="9639"/>
        </w:tabs>
        <w:ind w:firstLine="709"/>
        <w:jc w:val="both"/>
        <w:rPr>
          <w:lang w:val="ru-RU"/>
        </w:rPr>
      </w:pPr>
      <w:r w:rsidRPr="000D1661">
        <w:rPr>
          <w:lang w:val="ru-RU"/>
        </w:rPr>
        <w:t xml:space="preserve">Исходя из экспериментальных данных была получена эмпирическая зависимость для скорости сужения цилиндрического порового канала в однофазном потоке, вызванная </w:t>
      </w:r>
      <w:proofErr w:type="spellStart"/>
      <w:r w:rsidRPr="000D1661">
        <w:rPr>
          <w:lang w:val="ru-RU"/>
        </w:rPr>
        <w:t>кольматацией</w:t>
      </w:r>
      <w:proofErr w:type="spellEnd"/>
      <w:r w:rsidR="00690A7D" w:rsidRPr="00690A7D">
        <w:rPr>
          <w:lang w:val="ru-RU"/>
        </w:rPr>
        <w:t xml:space="preserve"> [8]</w:t>
      </w:r>
      <w:r w:rsidRPr="000D1661">
        <w:rPr>
          <w:lang w:val="ru-RU"/>
        </w:rPr>
        <w:t>. По аналогии с однофазным потоком для двухфазного скорость сужения порового канала в случае оседания частиц парафина в нефти запишется в виде:</w:t>
      </w:r>
    </w:p>
    <w:p w14:paraId="4B2429C8" w14:textId="6E3E3D91" w:rsidR="0069360A" w:rsidRDefault="000A070E" w:rsidP="000A070E">
      <w:pPr>
        <w:pStyle w:val="a0"/>
        <w:tabs>
          <w:tab w:val="center" w:pos="4820"/>
          <w:tab w:val="right" w:pos="9639"/>
        </w:tabs>
        <w:jc w:val="both"/>
        <w:rPr>
          <w:rFonts w:eastAsiaTheme="minorEastAsia"/>
          <w:lang w:val="ru-RU"/>
        </w:rPr>
      </w:pPr>
      <w:r w:rsidRPr="00FB27A8">
        <w:rPr>
          <w:rFonts w:eastAsiaTheme="minorEastAsia"/>
          <w:lang w:val="ru-RU"/>
        </w:rPr>
        <w:tab/>
      </w:r>
      <m:oMath>
        <m:sSub>
          <m:sSubPr>
            <m:ctrlPr>
              <w:rPr>
                <w:rFonts w:ascii="Cambria Math" w:hAnsi="Cambria Math"/>
              </w:rPr>
            </m:ctrlPr>
          </m:sSubPr>
          <m:e>
            <m:r>
              <w:rPr>
                <w:rFonts w:ascii="Cambria Math" w:hAnsi="Cambria Math"/>
              </w:rPr>
              <m:t>υ</m:t>
            </m:r>
          </m:e>
          <m:sub>
            <m:r>
              <w:rPr>
                <w:rFonts w:ascii="Cambria Math" w:hAnsi="Cambria Math"/>
              </w:rPr>
              <m:t>r</m:t>
            </m:r>
          </m:sub>
        </m:sSub>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ps</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lang w:val="ru-RU"/>
              </w:rPr>
              <m:t>-</m:t>
            </m:r>
            <m:sSubSup>
              <m:sSubSupPr>
                <m:ctrlPr>
                  <w:rPr>
                    <w:rFonts w:ascii="Cambria Math" w:hAnsi="Cambria Math"/>
                  </w:rPr>
                </m:ctrlPr>
              </m:sSubSupPr>
              <m:e>
                <m:r>
                  <w:rPr>
                    <w:rFonts w:ascii="Cambria Math" w:hAnsi="Cambria Math"/>
                  </w:rPr>
                  <m:t>S</m:t>
                </m:r>
              </m:e>
              <m:sub>
                <m:r>
                  <w:rPr>
                    <w:rFonts w:ascii="Cambria Math" w:hAnsi="Cambria Math"/>
                    <w:lang w:val="ru-RU"/>
                  </w:rPr>
                  <m:t>0</m:t>
                </m:r>
              </m:sub>
              <m:sup>
                <m:r>
                  <m:rPr>
                    <m:sty m:val="p"/>
                  </m:rPr>
                  <w:rPr>
                    <w:rFonts w:ascii="Cambria Math" w:hAnsi="Cambria Math"/>
                    <w:lang w:val="ru-RU"/>
                  </w:rPr>
                  <m:t>*</m:t>
                </m:r>
              </m:sup>
            </m:sSub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lang w:val="ru-RU"/>
                      </w:rPr>
                      <m:t>2</m:t>
                    </m:r>
                    <m:sSub>
                      <m:sSubPr>
                        <m:ctrlPr>
                          <w:rPr>
                            <w:rFonts w:ascii="Cambria Math" w:hAnsi="Cambria Math"/>
                          </w:rPr>
                        </m:ctrlPr>
                      </m:sSubPr>
                      <m:e>
                        <m:r>
                          <w:rPr>
                            <w:rFonts w:ascii="Cambria Math" w:hAnsi="Cambria Math"/>
                          </w:rPr>
                          <m:t>υ</m:t>
                        </m:r>
                      </m:e>
                      <m:sub>
                        <m:r>
                          <w:rPr>
                            <w:rFonts w:ascii="Cambria Math" w:hAnsi="Cambria Math"/>
                          </w:rPr>
                          <m:t>mo</m:t>
                        </m:r>
                      </m:sub>
                    </m:sSub>
                    <m:sSup>
                      <m:sSupPr>
                        <m:ctrlPr>
                          <w:rPr>
                            <w:rFonts w:ascii="Cambria Math" w:hAnsi="Cambria Math"/>
                          </w:rPr>
                        </m:ctrlPr>
                      </m:sSupPr>
                      <m:e>
                        <m:r>
                          <w:rPr>
                            <w:rFonts w:ascii="Cambria Math" w:hAnsi="Cambria Math"/>
                          </w:rPr>
                          <m:t>D</m:t>
                        </m:r>
                      </m:e>
                      <m:sup>
                        <m:r>
                          <w:rPr>
                            <w:rFonts w:ascii="Cambria Math" w:hAnsi="Cambria Math"/>
                            <w:lang w:val="ru-RU"/>
                          </w:rPr>
                          <m:t>2</m:t>
                        </m:r>
                      </m:sup>
                    </m:sSup>
                  </m:num>
                  <m:den>
                    <m:r>
                      <w:rPr>
                        <w:rFonts w:ascii="Cambria Math" w:hAnsi="Cambria Math"/>
                      </w:rPr>
                      <m:t>r</m:t>
                    </m:r>
                    <m:sSub>
                      <m:sSubPr>
                        <m:ctrlPr>
                          <w:rPr>
                            <w:rFonts w:ascii="Cambria Math" w:hAnsi="Cambria Math"/>
                          </w:rPr>
                        </m:ctrlPr>
                      </m:sSubPr>
                      <m:e>
                        <m:r>
                          <w:rPr>
                            <w:rFonts w:ascii="Cambria Math" w:hAnsi="Cambria Math"/>
                          </w:rPr>
                          <m:t>L</m:t>
                        </m:r>
                      </m:e>
                      <m:sub>
                        <m:r>
                          <w:rPr>
                            <w:rFonts w:ascii="Cambria Math" w:hAnsi="Cambria Math"/>
                          </w:rPr>
                          <m:t>k</m:t>
                        </m:r>
                      </m:sub>
                    </m:sSub>
                  </m:den>
                </m:f>
              </m:e>
            </m:d>
          </m:e>
          <m:sup>
            <m:f>
              <m:fPr>
                <m:ctrlPr>
                  <w:rPr>
                    <w:rFonts w:ascii="Cambria Math" w:hAnsi="Cambria Math"/>
                  </w:rPr>
                </m:ctrlPr>
              </m:fPr>
              <m:num>
                <m:r>
                  <w:rPr>
                    <w:rFonts w:ascii="Cambria Math" w:hAnsi="Cambria Math"/>
                    <w:lang w:val="ru-RU"/>
                  </w:rPr>
                  <m:t>1</m:t>
                </m:r>
              </m:num>
              <m:den>
                <m:r>
                  <w:rPr>
                    <w:rFonts w:ascii="Cambria Math" w:hAnsi="Cambria Math"/>
                    <w:lang w:val="ru-RU"/>
                  </w:rPr>
                  <m:t>3</m:t>
                </m:r>
              </m:den>
            </m:f>
          </m:sup>
        </m:sSup>
        <m:r>
          <m:rPr>
            <m:sty m:val="p"/>
          </m:rPr>
          <w:rPr>
            <w:rFonts w:ascii="Cambria Math" w:hAnsi="Cambria Math"/>
            <w:lang w:val="ru-RU"/>
          </w:rPr>
          <m:t>.</m:t>
        </m:r>
      </m:oMath>
      <w:r w:rsidRPr="000A070E">
        <w:rPr>
          <w:rFonts w:eastAsiaTheme="minorEastAsia"/>
          <w:lang w:val="ru-RU"/>
        </w:rPr>
        <w:t xml:space="preserve"> </w:t>
      </w:r>
      <w:r>
        <w:rPr>
          <w:rFonts w:eastAsiaTheme="minorEastAsia"/>
          <w:lang w:val="ru-RU"/>
        </w:rPr>
        <w:tab/>
      </w:r>
      <m:oMath>
        <m:r>
          <w:rPr>
            <w:rFonts w:ascii="Cambria Math" w:eastAsiaTheme="minorEastAsia" w:hAnsi="Cambria Math"/>
            <w:lang w:val="ru-RU"/>
          </w:rPr>
          <m:t>(7)</m:t>
        </m:r>
      </m:oMath>
    </w:p>
    <w:p w14:paraId="3512B9AB" w14:textId="309072F2" w:rsidR="00240668" w:rsidRPr="00240668" w:rsidRDefault="00240668" w:rsidP="00240668">
      <w:pPr>
        <w:pStyle w:val="20"/>
        <w:tabs>
          <w:tab w:val="left" w:pos="1560"/>
          <w:tab w:val="right" w:pos="9072"/>
        </w:tabs>
        <w:spacing w:line="276" w:lineRule="auto"/>
        <w:rPr>
          <w:lang w:val="ru-RU"/>
        </w:rPr>
      </w:pPr>
      <w:r w:rsidRPr="00240668">
        <w:rPr>
          <w:lang w:val="ru-RU"/>
        </w:rPr>
        <w:t xml:space="preserve">где </w:t>
      </w:r>
      <m:oMath>
        <m:sSub>
          <m:sSubPr>
            <m:ctrlPr>
              <w:rPr>
                <w:rFonts w:ascii="Cambria Math" w:hAnsi="Cambria Math"/>
                <w:i/>
              </w:rPr>
            </m:ctrlPr>
          </m:sSubPr>
          <m:e>
            <m:r>
              <w:rPr>
                <w:rFonts w:ascii="Cambria Math"/>
              </w:rPr>
              <m:t>L</m:t>
            </m:r>
          </m:e>
          <m:sub>
            <m:r>
              <w:rPr>
                <w:rFonts w:ascii="Cambria Math"/>
              </w:rPr>
              <m:t>k</m:t>
            </m:r>
          </m:sub>
        </m:sSub>
        <m:r>
          <w:rPr>
            <w:rFonts w:ascii="Cambria Math" w:hAnsi="Cambria Math"/>
            <w:lang w:val="ru-RU"/>
          </w:rPr>
          <m:t xml:space="preserve"> –</m:t>
        </m:r>
      </m:oMath>
      <w:r w:rsidRPr="00240668">
        <w:rPr>
          <w:lang w:val="ru-RU"/>
        </w:rPr>
        <w:t xml:space="preserve"> длина порового канала; </w:t>
      </w:r>
      <m:oMath>
        <m:r>
          <w:rPr>
            <w:rFonts w:ascii="Cambria Math" w:hAnsi="Cambria Math"/>
            <w:i/>
            <w:position w:val="-4"/>
          </w:rPr>
          <w:object w:dxaOrig="300" w:dyaOrig="279" w14:anchorId="209FFF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2pt" o:ole="">
              <v:imagedata r:id="rId8" o:title=""/>
            </v:shape>
            <o:OLEObject Type="Embed" ProgID="Equation.DSMT4" ShapeID="_x0000_i1025" DrawAspect="Content" ObjectID="_1835412384" r:id="rId9"/>
          </w:object>
        </m:r>
        <m:r>
          <w:rPr>
            <w:rFonts w:ascii="Cambria Math" w:hAnsi="Cambria Math"/>
            <w:lang w:val="ru-RU"/>
          </w:rPr>
          <m:t xml:space="preserve"> –</m:t>
        </m:r>
      </m:oMath>
      <w:r w:rsidRPr="00240668">
        <w:rPr>
          <w:lang w:val="ru-RU"/>
        </w:rPr>
        <w:t xml:space="preserve"> коэффициент диффузии; </w:t>
      </w:r>
      <m:oMath>
        <m:sSub>
          <m:sSubPr>
            <m:ctrlPr>
              <w:rPr>
                <w:rFonts w:ascii="Cambria Math" w:hAnsi="Cambria Math"/>
                <w:i/>
              </w:rPr>
            </m:ctrlPr>
          </m:sSubPr>
          <m:e>
            <m:r>
              <w:rPr>
                <w:rFonts w:ascii="Cambria Math"/>
              </w:rPr>
              <m:t>v</m:t>
            </m:r>
          </m:e>
          <m:sub>
            <m:r>
              <w:rPr>
                <w:rFonts w:ascii="Cambria Math"/>
              </w:rPr>
              <m:t>m</m:t>
            </m:r>
          </m:sub>
        </m:sSub>
        <m:r>
          <w:rPr>
            <w:rFonts w:ascii="Cambria Math"/>
            <w:lang w:val="ru-RU"/>
          </w:rPr>
          <m:t>-</m:t>
        </m:r>
      </m:oMath>
      <w:r w:rsidRPr="00240668">
        <w:rPr>
          <w:lang w:val="ru-RU"/>
        </w:rPr>
        <w:t xml:space="preserve"> средняя скорость движения флюида в канале.</w:t>
      </w:r>
    </w:p>
    <w:p w14:paraId="4563CBCD" w14:textId="77777777" w:rsidR="0069360A" w:rsidRPr="000D1661" w:rsidRDefault="00D3518C" w:rsidP="00240668">
      <w:pPr>
        <w:pStyle w:val="FirstParagraph"/>
        <w:ind w:firstLine="720"/>
        <w:jc w:val="both"/>
        <w:rPr>
          <w:lang w:val="ru-RU"/>
        </w:rPr>
      </w:pPr>
      <w:r w:rsidRPr="000D1661">
        <w:rPr>
          <w:lang w:val="ru-RU"/>
        </w:rPr>
        <w:t xml:space="preserve">Для поровых каналов, занятых нефтью, размеры которых удовлетворяют условию блокирования </w:t>
      </w:r>
      <m:oMath>
        <m:r>
          <w:rPr>
            <w:rFonts w:ascii="Cambria Math" w:hAnsi="Cambria Math"/>
          </w:rPr>
          <m:t>r</m:t>
        </m:r>
        <m:r>
          <m:rPr>
            <m:sty m:val="p"/>
          </m:rPr>
          <w:rPr>
            <w:rFonts w:ascii="Cambria Math" w:hAnsi="Cambria Math"/>
            <w:lang w:val="ru-RU"/>
          </w:rPr>
          <m:t>≤</m:t>
        </m:r>
        <m:f>
          <m:fPr>
            <m:ctrlPr>
              <w:rPr>
                <w:rFonts w:ascii="Cambria Math" w:hAnsi="Cambria Math"/>
              </w:rPr>
            </m:ctrlPr>
          </m:fPr>
          <m:num>
            <m:r>
              <w:rPr>
                <w:rFonts w:ascii="Cambria Math" w:hAnsi="Cambria Math"/>
              </w:rPr>
              <m:t>l</m:t>
            </m:r>
          </m:num>
          <m:den>
            <m:r>
              <w:rPr>
                <w:rFonts w:ascii="Cambria Math" w:hAnsi="Cambria Math"/>
                <w:lang w:val="ru-RU"/>
              </w:rPr>
              <m:t>2</m:t>
            </m:r>
            <m:r>
              <w:rPr>
                <w:rFonts w:ascii="Cambria Math" w:hAnsi="Cambria Math"/>
              </w:rPr>
              <m:t>γ</m:t>
            </m:r>
          </m:den>
        </m:f>
      </m:oMath>
      <w:r w:rsidRPr="000D1661">
        <w:rPr>
          <w:lang w:val="ru-RU"/>
        </w:rPr>
        <w:t>, будем вычислять скорость блокирования по следующей формуле</w:t>
      </w:r>
      <w:r w:rsidR="00690A7D" w:rsidRPr="00690A7D">
        <w:rPr>
          <w:lang w:val="ru-RU"/>
        </w:rPr>
        <w:t xml:space="preserve"> [8]</w:t>
      </w:r>
      <w:r w:rsidRPr="000D1661">
        <w:rPr>
          <w:lang w:val="ru-RU"/>
        </w:rPr>
        <w:t>:</w:t>
      </w:r>
    </w:p>
    <w:p w14:paraId="208E51C3" w14:textId="4C09C5C4" w:rsidR="0069360A" w:rsidRDefault="000A070E" w:rsidP="000A070E">
      <w:pPr>
        <w:pStyle w:val="a0"/>
        <w:tabs>
          <w:tab w:val="center" w:pos="4820"/>
          <w:tab w:val="right" w:pos="9639"/>
        </w:tabs>
        <w:jc w:val="both"/>
        <w:rPr>
          <w:rFonts w:eastAsiaTheme="minorEastAsia"/>
          <w:lang w:val="ru-RU"/>
        </w:rPr>
      </w:pPr>
      <w:r>
        <w:rPr>
          <w:rFonts w:eastAsiaTheme="minorEastAsia"/>
          <w:lang w:val="ru-RU"/>
        </w:rPr>
        <w:tab/>
      </w:r>
      <m:oMath>
        <m:sSub>
          <m:sSubPr>
            <m:ctrlPr>
              <w:rPr>
                <w:rFonts w:ascii="Cambria Math" w:hAnsi="Cambria Math"/>
              </w:rPr>
            </m:ctrlPr>
          </m:sSubPr>
          <m:e>
            <m:r>
              <w:rPr>
                <w:rFonts w:ascii="Cambria Math" w:hAnsi="Cambria Math"/>
              </w:rPr>
              <m:t>υ</m:t>
            </m:r>
          </m:e>
          <m:sub>
            <m:r>
              <w:rPr>
                <w:rFonts w:ascii="Cambria Math" w:hAnsi="Cambria Math"/>
              </w:rPr>
              <m:t>b</m:t>
            </m:r>
          </m:sub>
        </m:sSub>
        <m:r>
          <m:rPr>
            <m:sty m:val="p"/>
          </m:rPr>
          <w:rPr>
            <w:rFonts w:ascii="Cambria Math" w:hAnsi="Cambria Math"/>
            <w:lang w:val="ru-RU"/>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lang w:val="ru-RU"/>
                                </w:rPr>
                                <m:t>0</m:t>
                              </m:r>
                            </m:sub>
                          </m:sSub>
                          <m:r>
                            <m:rPr>
                              <m:sty m:val="p"/>
                            </m:rPr>
                            <w:rPr>
                              <w:rFonts w:ascii="Cambria Math" w:hAnsi="Cambria Math"/>
                              <w:lang w:val="ru-RU"/>
                            </w:rPr>
                            <m:t>-</m:t>
                          </m:r>
                          <m:sSubSup>
                            <m:sSubSupPr>
                              <m:ctrlPr>
                                <w:rPr>
                                  <w:rFonts w:ascii="Cambria Math" w:hAnsi="Cambria Math"/>
                                </w:rPr>
                              </m:ctrlPr>
                            </m:sSubSupPr>
                            <m:e>
                              <m:r>
                                <w:rPr>
                                  <w:rFonts w:ascii="Cambria Math" w:hAnsi="Cambria Math"/>
                                </w:rPr>
                                <m:t>S</m:t>
                              </m:r>
                            </m:e>
                            <m:sub>
                              <m:r>
                                <w:rPr>
                                  <w:rFonts w:ascii="Cambria Math" w:hAnsi="Cambria Math"/>
                                </w:rPr>
                                <m:t>o</m:t>
                              </m:r>
                            </m:sub>
                            <m:sup>
                              <m:r>
                                <m:rPr>
                                  <m:sty m:val="p"/>
                                </m:rPr>
                                <w:rPr>
                                  <w:rFonts w:ascii="Cambria Math" w:hAnsi="Cambria Math"/>
                                  <w:lang w:val="ru-RU"/>
                                </w:rPr>
                                <m:t>*</m:t>
                              </m:r>
                            </m:sup>
                          </m:sSubSup>
                        </m:e>
                      </m:d>
                      <m:r>
                        <w:rPr>
                          <w:rFonts w:ascii="Cambria Math" w:hAnsi="Cambria Math"/>
                          <w:lang w:val="ru-RU"/>
                        </w:rPr>
                        <m:t>6</m:t>
                      </m:r>
                      <m:r>
                        <w:rPr>
                          <w:rFonts w:ascii="Cambria Math" w:hAnsi="Cambria Math"/>
                        </w:rPr>
                        <m:t>β</m:t>
                      </m:r>
                      <m:sSup>
                        <m:sSupPr>
                          <m:ctrlPr>
                            <w:rPr>
                              <w:rFonts w:ascii="Cambria Math" w:hAnsi="Cambria Math"/>
                            </w:rPr>
                          </m:ctrlPr>
                        </m:sSupPr>
                        <m:e>
                          <m:r>
                            <w:rPr>
                              <w:rFonts w:ascii="Cambria Math" w:hAnsi="Cambria Math"/>
                            </w:rPr>
                            <m:t>r</m:t>
                          </m:r>
                        </m:e>
                        <m:sup>
                          <m:r>
                            <w:rPr>
                              <w:rFonts w:ascii="Cambria Math" w:hAnsi="Cambria Math"/>
                              <w:lang w:val="ru-RU"/>
                            </w:rPr>
                            <m:t>2</m:t>
                          </m:r>
                        </m:sup>
                      </m:sSup>
                      <m:sSub>
                        <m:sSubPr>
                          <m:ctrlPr>
                            <w:rPr>
                              <w:rFonts w:ascii="Cambria Math" w:hAnsi="Cambria Math"/>
                            </w:rPr>
                          </m:ctrlPr>
                        </m:sSubPr>
                        <m:e>
                          <m:r>
                            <w:rPr>
                              <w:rFonts w:ascii="Cambria Math" w:hAnsi="Cambria Math"/>
                            </w:rPr>
                            <m:t>w</m:t>
                          </m:r>
                        </m:e>
                        <m:sub>
                          <m:r>
                            <w:rPr>
                              <w:rFonts w:ascii="Cambria Math" w:hAnsi="Cambria Math"/>
                            </w:rPr>
                            <m:t>ps</m:t>
                          </m:r>
                        </m:sub>
                      </m:sSub>
                      <m:sSub>
                        <m:sSubPr>
                          <m:ctrlPr>
                            <w:rPr>
                              <w:rFonts w:ascii="Cambria Math" w:hAnsi="Cambria Math"/>
                            </w:rPr>
                          </m:ctrlPr>
                        </m:sSubPr>
                        <m:e>
                          <m:r>
                            <w:rPr>
                              <w:rFonts w:ascii="Cambria Math" w:hAnsi="Cambria Math"/>
                            </w:rPr>
                            <m:t>υ</m:t>
                          </m:r>
                        </m:e>
                        <m:sub>
                          <m:r>
                            <w:rPr>
                              <w:rFonts w:ascii="Cambria Math" w:hAnsi="Cambria Math"/>
                            </w:rPr>
                            <m:t>mo</m:t>
                          </m:r>
                        </m:sub>
                      </m:sSub>
                      <m:r>
                        <w:rPr>
                          <w:rFonts w:ascii="Cambria Math" w:hAnsi="Cambria Math"/>
                        </w:rPr>
                        <m:t>ϕ</m:t>
                      </m:r>
                    </m:num>
                    <m:den>
                      <m:sSup>
                        <m:sSupPr>
                          <m:ctrlPr>
                            <w:rPr>
                              <w:rFonts w:ascii="Cambria Math" w:hAnsi="Cambria Math"/>
                            </w:rPr>
                          </m:ctrlPr>
                        </m:sSupPr>
                        <m:e>
                          <m:r>
                            <w:rPr>
                              <w:rFonts w:ascii="Cambria Math" w:hAnsi="Cambria Math"/>
                            </w:rPr>
                            <m:t>l</m:t>
                          </m:r>
                        </m:e>
                        <m:sup>
                          <m:r>
                            <w:rPr>
                              <w:rFonts w:ascii="Cambria Math" w:hAnsi="Cambria Math"/>
                              <w:lang w:val="ru-RU"/>
                            </w:rPr>
                            <m:t>3</m:t>
                          </m:r>
                        </m:sup>
                      </m:sSup>
                    </m:den>
                  </m:f>
                  <m:r>
                    <m:rPr>
                      <m:sty m:val="p"/>
                    </m:rPr>
                    <w:rPr>
                      <w:rFonts w:ascii="Cambria Math" w:hAnsi="Cambria Math"/>
                      <w:lang w:val="ru-RU"/>
                    </w:rPr>
                    <m:t>,</m:t>
                  </m:r>
                  <m:r>
                    <w:rPr>
                      <w:rFonts w:ascii="Cambria Math" w:hAnsi="Cambria Math"/>
                      <w:lang w:val="ru-RU"/>
                    </w:rPr>
                    <m:t>   </m:t>
                  </m:r>
                  <m:r>
                    <w:rPr>
                      <w:rFonts w:ascii="Cambria Math" w:hAnsi="Cambria Math"/>
                    </w:rPr>
                    <m:t>r</m:t>
                  </m:r>
                  <m:r>
                    <m:rPr>
                      <m:sty m:val="p"/>
                    </m:rPr>
                    <w:rPr>
                      <w:rFonts w:ascii="Cambria Math" w:hAnsi="Cambria Math"/>
                      <w:lang w:val="ru-RU"/>
                    </w:rPr>
                    <m:t>≤</m:t>
                  </m:r>
                  <m:f>
                    <m:fPr>
                      <m:ctrlPr>
                        <w:rPr>
                          <w:rFonts w:ascii="Cambria Math" w:hAnsi="Cambria Math"/>
                        </w:rPr>
                      </m:ctrlPr>
                    </m:fPr>
                    <m:num>
                      <m:r>
                        <w:rPr>
                          <w:rFonts w:ascii="Cambria Math" w:hAnsi="Cambria Math"/>
                        </w:rPr>
                        <m:t>l</m:t>
                      </m:r>
                    </m:num>
                    <m:den>
                      <m:r>
                        <w:rPr>
                          <w:rFonts w:ascii="Cambria Math" w:hAnsi="Cambria Math"/>
                          <w:lang w:val="ru-RU"/>
                        </w:rPr>
                        <m:t>2</m:t>
                      </m:r>
                      <m:r>
                        <w:rPr>
                          <w:rFonts w:ascii="Cambria Math" w:hAnsi="Cambria Math"/>
                        </w:rPr>
                        <m:t>γ</m:t>
                      </m:r>
                    </m:den>
                  </m:f>
                </m:e>
              </m:mr>
              <m:mr>
                <m:e>
                  <m:r>
                    <w:rPr>
                      <w:rFonts w:ascii="Cambria Math" w:hAnsi="Cambria Math"/>
                      <w:lang w:val="ru-RU"/>
                    </w:rPr>
                    <m:t>0</m:t>
                  </m:r>
                  <m:r>
                    <m:rPr>
                      <m:sty m:val="p"/>
                    </m:rPr>
                    <w:rPr>
                      <w:rFonts w:ascii="Cambria Math" w:hAnsi="Cambria Math"/>
                      <w:lang w:val="ru-RU"/>
                    </w:rPr>
                    <m:t>,</m:t>
                  </m:r>
                  <m:r>
                    <w:rPr>
                      <w:rFonts w:ascii="Cambria Math" w:hAnsi="Cambria Math"/>
                      <w:lang w:val="ru-RU"/>
                    </w:rPr>
                    <m:t>          </m:t>
                  </m:r>
                  <m:r>
                    <w:rPr>
                      <w:rFonts w:ascii="Cambria Math" w:hAnsi="Cambria Math"/>
                    </w:rPr>
                    <m:t>r</m:t>
                  </m:r>
                  <m:r>
                    <m:rPr>
                      <m:sty m:val="p"/>
                    </m:rPr>
                    <w:rPr>
                      <w:rFonts w:ascii="Cambria Math" w:hAnsi="Cambria Math"/>
                      <w:lang w:val="ru-RU"/>
                    </w:rPr>
                    <m:t>&gt;</m:t>
                  </m:r>
                  <m:f>
                    <m:fPr>
                      <m:ctrlPr>
                        <w:rPr>
                          <w:rFonts w:ascii="Cambria Math" w:hAnsi="Cambria Math"/>
                        </w:rPr>
                      </m:ctrlPr>
                    </m:fPr>
                    <m:num>
                      <m:r>
                        <w:rPr>
                          <w:rFonts w:ascii="Cambria Math" w:hAnsi="Cambria Math"/>
                        </w:rPr>
                        <m:t>l</m:t>
                      </m:r>
                    </m:num>
                    <m:den>
                      <m:r>
                        <w:rPr>
                          <w:rFonts w:ascii="Cambria Math" w:hAnsi="Cambria Math"/>
                          <w:lang w:val="ru-RU"/>
                        </w:rPr>
                        <m:t>2</m:t>
                      </m:r>
                      <m:r>
                        <w:rPr>
                          <w:rFonts w:ascii="Cambria Math" w:hAnsi="Cambria Math"/>
                        </w:rPr>
                        <m:t>γ</m:t>
                      </m:r>
                    </m:den>
                  </m:f>
                </m:e>
              </m:mr>
            </m:m>
          </m:e>
        </m:d>
        <m:r>
          <w:rPr>
            <w:rFonts w:ascii="Cambria Math" w:hAnsi="Cambria Math"/>
          </w:rPr>
          <m:t xml:space="preserve"> </m:t>
        </m:r>
        <m:r>
          <w:rPr>
            <w:rFonts w:ascii="Cambria Math" w:hAnsi="Cambria Math"/>
            <w:lang w:val="ru-RU"/>
          </w:rPr>
          <m:t>,</m:t>
        </m:r>
      </m:oMath>
      <w:r w:rsidRPr="00FB27A8">
        <w:rPr>
          <w:rFonts w:eastAsiaTheme="minorEastAsia"/>
          <w:lang w:val="ru-RU"/>
        </w:rPr>
        <w:tab/>
      </w:r>
      <w:r w:rsidRPr="000A070E">
        <w:rPr>
          <w:rFonts w:eastAsiaTheme="minorEastAsia"/>
          <w:lang w:val="ru-RU"/>
        </w:rPr>
        <w:t xml:space="preserve"> </w:t>
      </w:r>
      <m:oMath>
        <m:r>
          <w:rPr>
            <w:rFonts w:ascii="Cambria Math" w:eastAsiaTheme="minorEastAsia" w:hAnsi="Cambria Math"/>
            <w:lang w:val="ru-RU"/>
          </w:rPr>
          <m:t>(8)</m:t>
        </m:r>
      </m:oMath>
    </w:p>
    <w:p w14:paraId="3CBC071F" w14:textId="59479601" w:rsidR="00F44195" w:rsidRPr="00F44195" w:rsidRDefault="00F44195" w:rsidP="00F44195">
      <w:pPr>
        <w:spacing w:after="0" w:line="360" w:lineRule="auto"/>
        <w:jc w:val="both"/>
        <w:rPr>
          <w:iCs/>
          <w:color w:val="000000"/>
          <w:lang w:val="ru-RU"/>
        </w:rPr>
      </w:pPr>
      <w:r w:rsidRPr="00F44195">
        <w:rPr>
          <w:iCs/>
          <w:color w:val="000000"/>
          <w:lang w:val="ru-RU"/>
        </w:rPr>
        <w:t xml:space="preserve">где </w:t>
      </w:r>
      <m:oMath>
        <m:r>
          <w:rPr>
            <w:rFonts w:ascii="Cambria Math"/>
          </w:rPr>
          <m:t>β</m:t>
        </m:r>
        <m:r>
          <w:rPr>
            <w:rFonts w:ascii="Cambria Math" w:hAnsi="Cambria Math"/>
            <w:lang w:val="ru-RU"/>
          </w:rPr>
          <m:t>-</m:t>
        </m:r>
      </m:oMath>
      <w:r w:rsidRPr="00F44195">
        <w:rPr>
          <w:lang w:val="ru-RU"/>
        </w:rPr>
        <w:t xml:space="preserve"> коэффициентом формы частицы (доля блокируемых капилляров)</w:t>
      </w:r>
      <m:oMath>
        <m:r>
          <m:rPr>
            <m:sty m:val="bi"/>
          </m:rPr>
          <w:rPr>
            <w:rFonts w:ascii="Cambria Math"/>
            <w:lang w:val="ru-RU"/>
          </w:rPr>
          <m:t>:</m:t>
        </m:r>
        <m:r>
          <w:rPr>
            <w:rFonts w:ascii="Cambria Math"/>
            <w:lang w:val="ru-RU"/>
          </w:rPr>
          <m:t xml:space="preserve"> </m:t>
        </m:r>
        <m:d>
          <m:dPr>
            <m:ctrlPr>
              <w:rPr>
                <w:rFonts w:ascii="Cambria Math" w:hAnsi="Cambria Math"/>
                <w:bCs/>
                <w:i/>
              </w:rPr>
            </m:ctrlPr>
          </m:dPr>
          <m:e>
            <m:r>
              <w:rPr>
                <w:rFonts w:ascii="Cambria Math"/>
                <w:lang w:val="ru-RU"/>
              </w:rPr>
              <m:t>0&lt;</m:t>
            </m:r>
            <m:r>
              <w:rPr>
                <w:rFonts w:ascii="Cambria Math"/>
              </w:rPr>
              <m:t>β</m:t>
            </m:r>
            <m:r>
              <w:rPr>
                <w:rFonts w:ascii="Cambria Math"/>
                <w:lang w:val="ru-RU"/>
              </w:rPr>
              <m:t>≤</m:t>
            </m:r>
            <m:r>
              <w:rPr>
                <w:rFonts w:ascii="Cambria Math"/>
                <w:lang w:val="ru-RU"/>
              </w:rPr>
              <m:t>1</m:t>
            </m:r>
          </m:e>
        </m:d>
        <m:r>
          <w:rPr>
            <w:rFonts w:ascii="Cambria Math"/>
            <w:lang w:val="ru-RU"/>
          </w:rPr>
          <m:t>;</m:t>
        </m:r>
      </m:oMath>
      <w:r w:rsidRPr="00F44195">
        <w:rPr>
          <w:rFonts w:eastAsiaTheme="minorEastAsia"/>
          <w:bCs/>
          <w:lang w:val="ru-RU"/>
        </w:rPr>
        <w:t xml:space="preserve">      </w:t>
      </w:r>
      <w:r w:rsidRPr="009D150C">
        <w:rPr>
          <w:i/>
          <w:iCs/>
          <w:color w:val="000000"/>
        </w:rPr>
        <w:t>l</w:t>
      </w:r>
      <w:r w:rsidRPr="00F44195">
        <w:rPr>
          <w:iCs/>
          <w:color w:val="000000"/>
          <w:lang w:val="ru-RU"/>
        </w:rPr>
        <w:t xml:space="preserve"> — характерный диаметр частиц парафина.</w:t>
      </w:r>
    </w:p>
    <w:p w14:paraId="0EE37AF6" w14:textId="1E39F386" w:rsidR="0069360A" w:rsidRPr="000D1661" w:rsidRDefault="00D3518C" w:rsidP="00E449FE">
      <w:pPr>
        <w:pStyle w:val="FirstParagraph"/>
        <w:jc w:val="both"/>
        <w:rPr>
          <w:lang w:val="ru-RU"/>
        </w:rPr>
      </w:pPr>
      <w:r w:rsidRPr="000D1661">
        <w:rPr>
          <w:lang w:val="ru-RU"/>
        </w:rPr>
        <w:t xml:space="preserve">Для описания радиусов капилляров вводится функция пор по размерам, согласно которой </w:t>
      </w:r>
      <m:oMath>
        <m:r>
          <w:rPr>
            <w:rFonts w:ascii="Cambria Math" w:hAnsi="Cambria Math"/>
          </w:rPr>
          <m:t>ϕ</m:t>
        </m:r>
        <m:d>
          <m:dPr>
            <m:ctrlPr>
              <w:rPr>
                <w:rFonts w:ascii="Cambria Math" w:hAnsi="Cambria Math"/>
              </w:rPr>
            </m:ctrlPr>
          </m:dPr>
          <m:e>
            <m:r>
              <w:rPr>
                <w:rFonts w:ascii="Cambria Math" w:hAnsi="Cambria Math"/>
              </w:rPr>
              <m:t>r</m:t>
            </m:r>
            <m:r>
              <m:rPr>
                <m:sty m:val="p"/>
              </m:rPr>
              <w:rPr>
                <w:rFonts w:ascii="Cambria Math" w:hAnsi="Cambria Math"/>
                <w:lang w:val="ru-RU"/>
              </w:rPr>
              <m:t>,</m:t>
            </m:r>
            <m:r>
              <w:rPr>
                <w:rFonts w:ascii="Cambria Math" w:hAnsi="Cambria Math"/>
              </w:rPr>
              <m:t>t</m:t>
            </m:r>
          </m:e>
        </m:d>
        <m:r>
          <m:rPr>
            <m:sty m:val="p"/>
          </m:rPr>
          <w:rPr>
            <w:rFonts w:ascii="Cambria Math" w:hAnsi="Cambria Math"/>
            <w:lang w:val="ru-RU"/>
          </w:rPr>
          <m:t>-</m:t>
        </m:r>
      </m:oMath>
      <w:r w:rsidRPr="000D1661">
        <w:rPr>
          <w:lang w:val="ru-RU"/>
        </w:rPr>
        <w:t xml:space="preserve"> доля капилляров, имеющих радиус </w:t>
      </w:r>
      <w:r>
        <w:t>r</w:t>
      </w:r>
      <w:r w:rsidRPr="000D1661">
        <w:rPr>
          <w:lang w:val="ru-RU"/>
        </w:rPr>
        <w:t xml:space="preserve"> в момент времени </w:t>
      </w:r>
      <w:r>
        <w:t>t</w:t>
      </w:r>
      <w:r w:rsidRPr="000D1661">
        <w:rPr>
          <w:lang w:val="ru-RU"/>
        </w:rPr>
        <w:t>. Будем полагать, что для начального момента времени (</w:t>
      </w:r>
      <w:r>
        <w:t>t</w:t>
      </w:r>
      <w:r w:rsidRPr="000D1661">
        <w:rPr>
          <w:lang w:val="ru-RU"/>
        </w:rPr>
        <w:t xml:space="preserve"> = 0) функция пор по размерам известна т.е. </w:t>
      </w:r>
      <m:oMath>
        <m:r>
          <w:rPr>
            <w:rFonts w:ascii="Cambria Math" w:hAnsi="Cambria Math"/>
          </w:rPr>
          <m:t>ϕ</m:t>
        </m:r>
        <m:d>
          <m:dPr>
            <m:ctrlPr>
              <w:rPr>
                <w:rFonts w:ascii="Cambria Math" w:hAnsi="Cambria Math"/>
              </w:rPr>
            </m:ctrlPr>
          </m:dPr>
          <m:e>
            <m:r>
              <w:rPr>
                <w:rFonts w:ascii="Cambria Math" w:hAnsi="Cambria Math"/>
              </w:rPr>
              <m:t>r</m:t>
            </m:r>
            <m:r>
              <m:rPr>
                <m:sty m:val="p"/>
              </m:rPr>
              <w:rPr>
                <w:rFonts w:ascii="Cambria Math" w:hAnsi="Cambria Math"/>
                <w:lang w:val="ru-RU"/>
              </w:rPr>
              <m:t>,</m:t>
            </m:r>
            <m:r>
              <w:rPr>
                <w:rFonts w:ascii="Cambria Math" w:hAnsi="Cambria Math"/>
                <w:lang w:val="ru-RU"/>
              </w:rPr>
              <m:t>0</m:t>
            </m:r>
          </m:e>
        </m:d>
        <m:r>
          <m:rPr>
            <m:sty m:val="p"/>
          </m:rPr>
          <w:rPr>
            <w:rFonts w:ascii="Cambria Math" w:hAnsi="Cambria Math"/>
            <w:lang w:val="ru-RU"/>
          </w:rPr>
          <m:t>=</m:t>
        </m:r>
        <m:sSub>
          <m:sSubPr>
            <m:ctrlPr>
              <w:rPr>
                <w:rFonts w:ascii="Cambria Math" w:hAnsi="Cambria Math"/>
              </w:rPr>
            </m:ctrlPr>
          </m:sSubPr>
          <m:e>
            <m:r>
              <w:rPr>
                <w:rFonts w:ascii="Cambria Math" w:hAnsi="Cambria Math"/>
              </w:rPr>
              <m:t>ϕ</m:t>
            </m:r>
          </m:e>
          <m:sub>
            <m:r>
              <w:rPr>
                <w:rFonts w:ascii="Cambria Math" w:hAnsi="Cambria Math"/>
                <w:lang w:val="ru-RU"/>
              </w:rPr>
              <m:t>0</m:t>
            </m:r>
          </m:sub>
        </m:sSub>
        <m:d>
          <m:dPr>
            <m:ctrlPr>
              <w:rPr>
                <w:rFonts w:ascii="Cambria Math" w:hAnsi="Cambria Math"/>
              </w:rPr>
            </m:ctrlPr>
          </m:dPr>
          <m:e>
            <m:r>
              <w:rPr>
                <w:rFonts w:ascii="Cambria Math" w:hAnsi="Cambria Math"/>
              </w:rPr>
              <m:t>r</m:t>
            </m:r>
          </m:e>
        </m:d>
      </m:oMath>
      <w:r w:rsidRPr="000D1661">
        <w:rPr>
          <w:lang w:val="ru-RU"/>
        </w:rPr>
        <w:t xml:space="preserve">. </w:t>
      </w:r>
      <w:r w:rsidR="00C42BD6">
        <w:rPr>
          <w:lang w:val="ru-RU"/>
        </w:rPr>
        <w:t>И</w:t>
      </w:r>
      <w:r w:rsidRPr="000D1661">
        <w:rPr>
          <w:lang w:val="ru-RU"/>
        </w:rPr>
        <w:t>зменения функции распределения пор по размерам во времени будет определяться следующим уравнением</w:t>
      </w:r>
      <w:r w:rsidR="00690A7D" w:rsidRPr="00690A7D">
        <w:rPr>
          <w:lang w:val="ru-RU"/>
        </w:rPr>
        <w:t xml:space="preserve"> [1</w:t>
      </w:r>
      <w:r w:rsidR="00B755A1" w:rsidRPr="00B755A1">
        <w:rPr>
          <w:lang w:val="ru-RU"/>
        </w:rPr>
        <w:t>4</w:t>
      </w:r>
      <w:r w:rsidR="00690A7D" w:rsidRPr="00690A7D">
        <w:rPr>
          <w:lang w:val="ru-RU"/>
        </w:rPr>
        <w:t>]</w:t>
      </w:r>
      <w:r w:rsidRPr="000D1661">
        <w:rPr>
          <w:lang w:val="ru-RU"/>
        </w:rPr>
        <w:t>:</w:t>
      </w:r>
    </w:p>
    <w:p w14:paraId="47F0F008" w14:textId="77777777" w:rsidR="0069360A" w:rsidRPr="00FB27A8" w:rsidRDefault="00E66F4E" w:rsidP="00E66F4E">
      <w:pPr>
        <w:pStyle w:val="a0"/>
        <w:tabs>
          <w:tab w:val="center" w:pos="4820"/>
          <w:tab w:val="right" w:pos="9639"/>
        </w:tabs>
        <w:jc w:val="both"/>
        <w:rPr>
          <w:lang w:val="ru-RU"/>
        </w:rPr>
      </w:pPr>
      <w:r w:rsidRPr="00FB27A8">
        <w:rPr>
          <w:rFonts w:eastAsiaTheme="minorEastAsia"/>
          <w:lang w:val="ru-RU"/>
        </w:rPr>
        <w:tab/>
      </w:r>
      <m:oMath>
        <m:f>
          <m:fPr>
            <m:ctrlPr>
              <w:rPr>
                <w:rFonts w:ascii="Cambria Math" w:hAnsi="Cambria Math"/>
              </w:rPr>
            </m:ctrlPr>
          </m:fPr>
          <m:num>
            <m:r>
              <m:rPr>
                <m:sty m:val="p"/>
              </m:rPr>
              <w:rPr>
                <w:rFonts w:ascii="Cambria Math" w:hAnsi="Cambria Math"/>
                <w:lang w:val="ru-RU"/>
              </w:rPr>
              <m:t>∂</m:t>
            </m:r>
            <m:r>
              <w:rPr>
                <w:rFonts w:ascii="Cambria Math" w:hAnsi="Cambria Math"/>
              </w:rPr>
              <m:t>ϕ</m:t>
            </m:r>
          </m:num>
          <m:den>
            <m:r>
              <m:rPr>
                <m:sty m:val="p"/>
              </m:rPr>
              <w:rPr>
                <w:rFonts w:ascii="Cambria Math" w:hAnsi="Cambria Math"/>
                <w:lang w:val="ru-RU"/>
              </w:rPr>
              <m:t>∂</m:t>
            </m:r>
            <m:r>
              <w:rPr>
                <w:rFonts w:ascii="Cambria Math" w:hAnsi="Cambria Math"/>
              </w:rPr>
              <m:t>t</m:t>
            </m:r>
          </m:den>
        </m:f>
        <m:r>
          <m:rPr>
            <m:sty m:val="p"/>
          </m:rPr>
          <w:rPr>
            <w:rFonts w:ascii="Cambria Math" w:hAnsi="Cambria Math"/>
            <w:lang w:val="ru-RU"/>
          </w:rPr>
          <m:t>+</m:t>
        </m:r>
        <m:f>
          <m:fPr>
            <m:ctrlPr>
              <w:rPr>
                <w:rFonts w:ascii="Cambria Math" w:hAnsi="Cambria Math"/>
              </w:rPr>
            </m:ctrlPr>
          </m:fPr>
          <m:num>
            <m:r>
              <m:rPr>
                <m:sty m:val="p"/>
              </m:rPr>
              <w:rPr>
                <w:rFonts w:ascii="Cambria Math" w:hAnsi="Cambria Math"/>
                <w:lang w:val="ru-RU"/>
              </w:rPr>
              <m:t>∂</m:t>
            </m:r>
            <m:d>
              <m:dPr>
                <m:ctrlPr>
                  <w:rPr>
                    <w:rFonts w:ascii="Cambria Math" w:hAnsi="Cambria Math"/>
                  </w:rPr>
                </m:ctrlPr>
              </m:dPr>
              <m:e>
                <m:sSub>
                  <m:sSubPr>
                    <m:ctrlPr>
                      <w:rPr>
                        <w:rFonts w:ascii="Cambria Math" w:hAnsi="Cambria Math"/>
                      </w:rPr>
                    </m:ctrlPr>
                  </m:sSubPr>
                  <m:e>
                    <m:r>
                      <w:rPr>
                        <w:rFonts w:ascii="Cambria Math" w:hAnsi="Cambria Math"/>
                      </w:rPr>
                      <m:t>υ</m:t>
                    </m:r>
                  </m:e>
                  <m:sub>
                    <m:r>
                      <w:rPr>
                        <w:rFonts w:ascii="Cambria Math" w:hAnsi="Cambria Math"/>
                      </w:rPr>
                      <m:t>r</m:t>
                    </m:r>
                  </m:sub>
                </m:sSub>
                <m:r>
                  <w:rPr>
                    <w:rFonts w:ascii="Cambria Math" w:hAnsi="Cambria Math"/>
                  </w:rPr>
                  <m:t>ϕ</m:t>
                </m:r>
              </m:e>
            </m:d>
          </m:num>
          <m:den>
            <m:r>
              <m:rPr>
                <m:sty m:val="p"/>
              </m:rPr>
              <w:rPr>
                <w:rFonts w:ascii="Cambria Math" w:hAnsi="Cambria Math"/>
                <w:lang w:val="ru-RU"/>
              </w:rPr>
              <m:t>∂</m:t>
            </m:r>
            <m:r>
              <w:rPr>
                <w:rFonts w:ascii="Cambria Math" w:hAnsi="Cambria Math"/>
              </w:rPr>
              <m:t>r</m:t>
            </m:r>
          </m:den>
        </m:f>
        <m:r>
          <m:rPr>
            <m:sty m:val="p"/>
          </m:rPr>
          <w:rPr>
            <w:rFonts w:ascii="Cambria Math" w:hAnsi="Cambria Math"/>
            <w:lang w:val="ru-RU"/>
          </w:rPr>
          <m:t>+</m:t>
        </m:r>
        <m:sSub>
          <m:sSubPr>
            <m:ctrlPr>
              <w:rPr>
                <w:rFonts w:ascii="Cambria Math" w:hAnsi="Cambria Math"/>
              </w:rPr>
            </m:ctrlPr>
          </m:sSubPr>
          <m:e>
            <m:r>
              <w:rPr>
                <w:rFonts w:ascii="Cambria Math" w:hAnsi="Cambria Math"/>
              </w:rPr>
              <m:t>υ</m:t>
            </m:r>
          </m:e>
          <m:sub>
            <m:r>
              <w:rPr>
                <w:rFonts w:ascii="Cambria Math" w:hAnsi="Cambria Math"/>
              </w:rPr>
              <m:t>b</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FB27A8">
        <w:rPr>
          <w:rFonts w:eastAsiaTheme="minorEastAsia"/>
          <w:lang w:val="ru-RU"/>
        </w:rPr>
        <w:tab/>
        <w:t xml:space="preserve"> </w:t>
      </w:r>
      <m:oMath>
        <m:r>
          <w:rPr>
            <w:rFonts w:ascii="Cambria Math" w:eastAsiaTheme="minorEastAsia" w:hAnsi="Cambria Math"/>
            <w:lang w:val="ru-RU"/>
          </w:rPr>
          <m:t>(9)</m:t>
        </m:r>
      </m:oMath>
    </w:p>
    <w:p w14:paraId="01353362" w14:textId="77777777" w:rsidR="0069360A" w:rsidRPr="000D1661" w:rsidRDefault="00D3518C" w:rsidP="00E449FE">
      <w:pPr>
        <w:pStyle w:val="FirstParagraph"/>
        <w:jc w:val="both"/>
        <w:rPr>
          <w:lang w:val="ru-RU"/>
        </w:rPr>
      </w:pPr>
      <w:r w:rsidRPr="000D1661">
        <w:rPr>
          <w:lang w:val="ru-RU"/>
        </w:rPr>
        <w:t xml:space="preserve">Подчеркнем, что изменение радиусов </w:t>
      </w:r>
      <w:r w:rsidR="00C42BD6">
        <w:rPr>
          <w:lang w:val="ru-RU"/>
        </w:rPr>
        <w:t xml:space="preserve">может </w:t>
      </w:r>
      <w:r w:rsidRPr="000D1661">
        <w:rPr>
          <w:lang w:val="ru-RU"/>
        </w:rPr>
        <w:t>происходит</w:t>
      </w:r>
      <w:r w:rsidR="00C42BD6">
        <w:rPr>
          <w:lang w:val="ru-RU"/>
        </w:rPr>
        <w:t>ь</w:t>
      </w:r>
      <w:r w:rsidRPr="000D1661">
        <w:rPr>
          <w:lang w:val="ru-RU"/>
        </w:rPr>
        <w:t xml:space="preserve"> во всех поровых каналах, а блокирование происходит только при размере частиц не менее радиусов горловин поровых каналов. Однако могут блокироваться и каналы, для которых в начальный момент времени </w:t>
      </w:r>
      <m:oMath>
        <m:r>
          <w:rPr>
            <w:rFonts w:ascii="Cambria Math" w:hAnsi="Cambria Math"/>
          </w:rPr>
          <m:t>r</m:t>
        </m:r>
        <m:r>
          <m:rPr>
            <m:sty m:val="p"/>
          </m:rPr>
          <w:rPr>
            <w:rFonts w:ascii="Cambria Math" w:hAnsi="Cambria Math"/>
            <w:lang w:val="ru-RU"/>
          </w:rPr>
          <m:t>≥</m:t>
        </m:r>
        <m:f>
          <m:fPr>
            <m:ctrlPr>
              <w:rPr>
                <w:rFonts w:ascii="Cambria Math" w:hAnsi="Cambria Math"/>
              </w:rPr>
            </m:ctrlPr>
          </m:fPr>
          <m:num>
            <m:r>
              <w:rPr>
                <w:rFonts w:ascii="Cambria Math" w:hAnsi="Cambria Math"/>
              </w:rPr>
              <m:t>l</m:t>
            </m:r>
          </m:num>
          <m:den>
            <m:r>
              <w:rPr>
                <w:rFonts w:ascii="Cambria Math" w:hAnsi="Cambria Math"/>
                <w:lang w:val="ru-RU"/>
              </w:rPr>
              <m:t>2</m:t>
            </m:r>
            <m:r>
              <w:rPr>
                <w:rFonts w:ascii="Cambria Math" w:hAnsi="Cambria Math"/>
              </w:rPr>
              <m:t>γ</m:t>
            </m:r>
          </m:den>
        </m:f>
      </m:oMath>
      <w:r w:rsidRPr="000D1661">
        <w:rPr>
          <w:lang w:val="ru-RU"/>
        </w:rPr>
        <w:t>, так как в процессе кольматации пласта частицами парафина их диаметры уменьшатся и могут удовлетворять условию закупоривания.</w:t>
      </w:r>
    </w:p>
    <w:p w14:paraId="7100ED39" w14:textId="77777777" w:rsidR="0069360A" w:rsidRPr="00E66F4E" w:rsidRDefault="00D3518C" w:rsidP="00E449FE">
      <w:pPr>
        <w:pStyle w:val="a0"/>
        <w:ind w:firstLine="720"/>
        <w:jc w:val="both"/>
        <w:rPr>
          <w:lang w:val="ru-RU"/>
        </w:rPr>
      </w:pPr>
      <w:r w:rsidRPr="000D1661">
        <w:rPr>
          <w:lang w:val="ru-RU"/>
        </w:rPr>
        <w:t xml:space="preserve">В следствии структурных изменений порового пространства, вызванных </w:t>
      </w:r>
      <w:proofErr w:type="spellStart"/>
      <w:r w:rsidRPr="000D1661">
        <w:rPr>
          <w:lang w:val="ru-RU"/>
        </w:rPr>
        <w:t>кольматацией</w:t>
      </w:r>
      <w:proofErr w:type="spellEnd"/>
      <w:r w:rsidRPr="000D1661">
        <w:rPr>
          <w:lang w:val="ru-RU"/>
        </w:rPr>
        <w:t xml:space="preserve"> и блокированием пор, происходит изменение динамической пористости и абсолютной проницаемости пласта. Пусть </w:t>
      </w:r>
      <m:oMath>
        <m:sSub>
          <m:sSubPr>
            <m:ctrlPr>
              <w:rPr>
                <w:rFonts w:ascii="Cambria Math" w:hAnsi="Cambria Math"/>
              </w:rPr>
            </m:ctrlPr>
          </m:sSubPr>
          <m:e>
            <m:r>
              <w:rPr>
                <w:rFonts w:ascii="Cambria Math" w:hAnsi="Cambria Math"/>
              </w:rPr>
              <m:t>m</m:t>
            </m:r>
          </m:e>
          <m:sub>
            <m:r>
              <w:rPr>
                <w:rFonts w:ascii="Cambria Math" w:hAnsi="Cambria Math"/>
                <w:lang w:val="ru-RU"/>
              </w:rPr>
              <m:t>0</m:t>
            </m:r>
          </m:sub>
        </m:sSub>
      </m:oMath>
      <w:r w:rsidRPr="000D1661">
        <w:rPr>
          <w:lang w:val="ru-RU"/>
        </w:rPr>
        <w:t xml:space="preserve"> и </w:t>
      </w:r>
      <m:oMath>
        <m:sSub>
          <m:sSubPr>
            <m:ctrlPr>
              <w:rPr>
                <w:rFonts w:ascii="Cambria Math" w:hAnsi="Cambria Math"/>
              </w:rPr>
            </m:ctrlPr>
          </m:sSubPr>
          <m:e>
            <m:r>
              <w:rPr>
                <w:rFonts w:ascii="Cambria Math" w:hAnsi="Cambria Math"/>
              </w:rPr>
              <m:t>k</m:t>
            </m:r>
          </m:e>
          <m:sub>
            <m:r>
              <w:rPr>
                <w:rFonts w:ascii="Cambria Math" w:hAnsi="Cambria Math"/>
                <w:lang w:val="ru-RU"/>
              </w:rPr>
              <m:t>0</m:t>
            </m:r>
          </m:sub>
        </m:sSub>
      </m:oMath>
      <w:r w:rsidRPr="000D1661">
        <w:rPr>
          <w:lang w:val="ru-RU"/>
        </w:rPr>
        <w:t xml:space="preserve"> начальные пористость и проницаемость, тогда для текущего момента времени их можно представить в виде произведений: </w:t>
      </w:r>
      <m:oMath>
        <m:r>
          <w:rPr>
            <w:rFonts w:ascii="Cambria Math" w:hAnsi="Cambria Math"/>
          </w:rPr>
          <m:t>m</m:t>
        </m:r>
        <m:r>
          <m:rPr>
            <m:sty m:val="p"/>
          </m:rPr>
          <w:rPr>
            <w:rFonts w:ascii="Cambria Math" w:hAnsi="Cambria Math"/>
            <w:lang w:val="ru-RU"/>
          </w:rPr>
          <m:t>=</m:t>
        </m:r>
        <m:sSub>
          <m:sSubPr>
            <m:ctrlPr>
              <w:rPr>
                <w:rFonts w:ascii="Cambria Math" w:hAnsi="Cambria Math"/>
              </w:rPr>
            </m:ctrlPr>
          </m:sSubPr>
          <m:e>
            <m:r>
              <w:rPr>
                <w:rFonts w:ascii="Cambria Math" w:hAnsi="Cambria Math"/>
              </w:rPr>
              <m:t>m</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lang w:val="ru-RU"/>
              </w:rPr>
              <m:t>0</m:t>
            </m:r>
          </m:sub>
        </m:sSub>
      </m:oMath>
      <w:r w:rsidRPr="000D1661">
        <w:rPr>
          <w:lang w:val="ru-RU"/>
        </w:rPr>
        <w:t xml:space="preserve"> и </w:t>
      </w:r>
      <m:oMath>
        <m:r>
          <w:rPr>
            <w:rFonts w:ascii="Cambria Math" w:hAnsi="Cambria Math"/>
          </w:rPr>
          <m:t>k</m:t>
        </m:r>
        <m:r>
          <m:rPr>
            <m:sty m:val="p"/>
          </m:rPr>
          <w:rPr>
            <w:rFonts w:ascii="Cambria Math" w:hAnsi="Cambria Math"/>
            <w:lang w:val="ru-RU"/>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k</m:t>
            </m:r>
          </m:e>
          <m:sub>
            <m:r>
              <w:rPr>
                <w:rFonts w:ascii="Cambria Math" w:hAnsi="Cambria Math"/>
                <w:lang w:val="ru-RU"/>
              </w:rPr>
              <m:t>0</m:t>
            </m:r>
          </m:sub>
        </m:sSub>
      </m:oMath>
      <w:r w:rsidRPr="000D1661">
        <w:rPr>
          <w:lang w:val="ru-RU"/>
        </w:rPr>
        <w:t xml:space="preserve"> соответственно. </w:t>
      </w:r>
      <w:r w:rsidRPr="00E66F4E">
        <w:rPr>
          <w:lang w:val="ru-RU"/>
        </w:rPr>
        <w:t xml:space="preserve">Коэффициент пористости </w:t>
      </w:r>
      <m:oMath>
        <m:sSub>
          <m:sSubPr>
            <m:ctrlPr>
              <w:rPr>
                <w:rFonts w:ascii="Cambria Math" w:hAnsi="Cambria Math"/>
              </w:rPr>
            </m:ctrlPr>
          </m:sSubPr>
          <m:e>
            <m:r>
              <w:rPr>
                <w:rFonts w:ascii="Cambria Math" w:hAnsi="Cambria Math"/>
              </w:rPr>
              <m:t>m</m:t>
            </m:r>
          </m:e>
          <m:sub>
            <m:r>
              <w:rPr>
                <w:rFonts w:ascii="Cambria Math" w:hAnsi="Cambria Math"/>
              </w:rPr>
              <m:t>f</m:t>
            </m:r>
          </m:sub>
        </m:sSub>
      </m:oMath>
      <w:r w:rsidRPr="00E66F4E">
        <w:rPr>
          <w:lang w:val="ru-RU"/>
        </w:rPr>
        <w:t xml:space="preserve"> определим, используя просветность</w:t>
      </w:r>
      <w:r w:rsidR="00690A7D" w:rsidRPr="00E66F4E">
        <w:rPr>
          <w:lang w:val="ru-RU"/>
        </w:rPr>
        <w:t xml:space="preserve"> [8]</w:t>
      </w:r>
      <w:r w:rsidRPr="00E66F4E">
        <w:rPr>
          <w:lang w:val="ru-RU"/>
        </w:rPr>
        <w:t>:</w:t>
      </w:r>
    </w:p>
    <w:p w14:paraId="4B998D82" w14:textId="77777777" w:rsidR="0069360A" w:rsidRPr="00E66F4E" w:rsidRDefault="00E66F4E" w:rsidP="00E66F4E">
      <w:pPr>
        <w:pStyle w:val="a0"/>
        <w:tabs>
          <w:tab w:val="center" w:pos="4820"/>
          <w:tab w:val="right" w:pos="9639"/>
        </w:tabs>
        <w:jc w:val="both"/>
        <w:rPr>
          <w:lang w:val="ru-RU"/>
        </w:rPr>
      </w:pPr>
      <w:r w:rsidRPr="00FB27A8">
        <w:rPr>
          <w:rFonts w:eastAsiaTheme="minorEastAsia"/>
          <w:lang w:val="ru-RU"/>
        </w:rPr>
        <w:lastRenderedPageBreak/>
        <w:tab/>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lang w:val="ru-RU"/>
          </w:rPr>
          <m:t>=</m:t>
        </m:r>
        <m:f>
          <m:fPr>
            <m:ctrlPr>
              <w:rPr>
                <w:rFonts w:ascii="Cambria Math" w:hAnsi="Cambria Math"/>
              </w:rPr>
            </m:ctrlPr>
          </m:fPr>
          <m:num>
            <m:nary>
              <m:naryPr>
                <m:limLoc m:val="subSup"/>
                <m:ctrlPr>
                  <w:rPr>
                    <w:rFonts w:ascii="Cambria Math" w:hAnsi="Cambria Math"/>
                  </w:rPr>
                </m:ctrlPr>
              </m:naryPr>
              <m:sub>
                <m:r>
                  <w:rPr>
                    <w:rFonts w:ascii="Cambria Math" w:hAnsi="Cambria Math"/>
                    <w:lang w:val="ru-RU"/>
                  </w:rPr>
                  <m:t>0</m:t>
                </m:r>
              </m:sub>
              <m:sup>
                <m:r>
                  <m:rPr>
                    <m:sty m:val="p"/>
                  </m:rPr>
                  <w:rPr>
                    <w:rFonts w:ascii="Cambria Math" w:hAnsi="Cambria Math"/>
                    <w:lang w:val="ru-RU"/>
                  </w:rPr>
                  <m:t>∞</m:t>
                </m:r>
              </m:sup>
              <m:e>
                <m:sSup>
                  <m:sSupPr>
                    <m:ctrlPr>
                      <w:rPr>
                        <w:rFonts w:ascii="Cambria Math" w:hAnsi="Cambria Math"/>
                      </w:rPr>
                    </m:ctrlPr>
                  </m:sSupPr>
                  <m:e>
                    <m:r>
                      <w:rPr>
                        <w:rFonts w:ascii="Cambria Math" w:hAnsi="Cambria Math"/>
                      </w:rPr>
                      <m:t>r</m:t>
                    </m:r>
                  </m:e>
                  <m:sup>
                    <m:r>
                      <w:rPr>
                        <w:rFonts w:ascii="Cambria Math" w:hAnsi="Cambria Math"/>
                        <w:lang w:val="ru-RU"/>
                      </w:rPr>
                      <m:t>2</m:t>
                    </m:r>
                  </m:sup>
                </m:sSup>
              </m:e>
            </m:nary>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num>
          <m:den>
            <m:nary>
              <m:naryPr>
                <m:limLoc m:val="subSup"/>
                <m:ctrlPr>
                  <w:rPr>
                    <w:rFonts w:ascii="Cambria Math" w:hAnsi="Cambria Math"/>
                  </w:rPr>
                </m:ctrlPr>
              </m:naryPr>
              <m:sub>
                <m:r>
                  <w:rPr>
                    <w:rFonts w:ascii="Cambria Math" w:hAnsi="Cambria Math"/>
                    <w:lang w:val="ru-RU"/>
                  </w:rPr>
                  <m:t>0</m:t>
                </m:r>
              </m:sub>
              <m:sup>
                <m:r>
                  <m:rPr>
                    <m:sty m:val="p"/>
                  </m:rPr>
                  <w:rPr>
                    <w:rFonts w:ascii="Cambria Math" w:hAnsi="Cambria Math"/>
                    <w:lang w:val="ru-RU"/>
                  </w:rPr>
                  <m:t>∞</m:t>
                </m:r>
              </m:sup>
              <m:e>
                <m:sSup>
                  <m:sSupPr>
                    <m:ctrlPr>
                      <w:rPr>
                        <w:rFonts w:ascii="Cambria Math" w:hAnsi="Cambria Math"/>
                      </w:rPr>
                    </m:ctrlPr>
                  </m:sSupPr>
                  <m:e>
                    <m:r>
                      <w:rPr>
                        <w:rFonts w:ascii="Cambria Math" w:hAnsi="Cambria Math"/>
                      </w:rPr>
                      <m:t>r</m:t>
                    </m:r>
                  </m:e>
                  <m:sup>
                    <m:r>
                      <w:rPr>
                        <w:rFonts w:ascii="Cambria Math" w:hAnsi="Cambria Math"/>
                        <w:lang w:val="ru-RU"/>
                      </w:rPr>
                      <m:t>2</m:t>
                    </m:r>
                  </m:sup>
                </m:sSup>
              </m:e>
            </m:nary>
            <m:sSub>
              <m:sSubPr>
                <m:ctrlPr>
                  <w:rPr>
                    <w:rFonts w:ascii="Cambria Math" w:hAnsi="Cambria Math"/>
                  </w:rPr>
                </m:ctrlPr>
              </m:sSubPr>
              <m:e>
                <m:r>
                  <w:rPr>
                    <w:rFonts w:ascii="Cambria Math" w:hAnsi="Cambria Math"/>
                  </w:rPr>
                  <m:t>ϕ</m:t>
                </m:r>
              </m:e>
              <m:sub>
                <m:r>
                  <w:rPr>
                    <w:rFonts w:ascii="Cambria Math" w:hAnsi="Cambria Math"/>
                    <w:lang w:val="ru-RU"/>
                  </w:rPr>
                  <m:t>0</m:t>
                </m:r>
              </m:sub>
            </m:sSub>
            <m:d>
              <m:dPr>
                <m:ctrlPr>
                  <w:rPr>
                    <w:rFonts w:ascii="Cambria Math" w:hAnsi="Cambria Math"/>
                  </w:rPr>
                </m:ctrlPr>
              </m:dPr>
              <m:e>
                <m:r>
                  <w:rPr>
                    <w:rFonts w:ascii="Cambria Math" w:hAnsi="Cambria Math"/>
                  </w:rPr>
                  <m:t>r</m:t>
                </m:r>
              </m:e>
            </m:d>
            <m:r>
              <w:rPr>
                <w:rFonts w:ascii="Cambria Math" w:hAnsi="Cambria Math"/>
              </w:rPr>
              <m:t>dr</m:t>
            </m:r>
          </m:den>
        </m:f>
        <m:r>
          <m:rPr>
            <m:sty m:val="p"/>
          </m:rPr>
          <w:rPr>
            <w:rFonts w:ascii="Cambria Math" w:hAnsi="Cambria Math"/>
            <w:lang w:val="ru-RU"/>
          </w:rPr>
          <m:t>.</m:t>
        </m:r>
      </m:oMath>
      <w:r>
        <w:rPr>
          <w:rFonts w:eastAsiaTheme="minorEastAsia"/>
          <w:lang w:val="ru-RU"/>
        </w:rPr>
        <w:tab/>
      </w:r>
      <w:r w:rsidRPr="00E66F4E">
        <w:rPr>
          <w:rFonts w:eastAsiaTheme="minorEastAsia"/>
          <w:lang w:val="ru-RU"/>
        </w:rPr>
        <w:t xml:space="preserve"> </w:t>
      </w:r>
      <m:oMath>
        <m:r>
          <w:rPr>
            <w:rFonts w:ascii="Cambria Math" w:eastAsiaTheme="minorEastAsia" w:hAnsi="Cambria Math"/>
            <w:lang w:val="ru-RU"/>
          </w:rPr>
          <m:t>(10)</m:t>
        </m:r>
      </m:oMath>
    </w:p>
    <w:p w14:paraId="5CD68586" w14:textId="77777777" w:rsidR="0069360A" w:rsidRPr="000D1661" w:rsidRDefault="00D3518C" w:rsidP="00E449FE">
      <w:pPr>
        <w:pStyle w:val="FirstParagraph"/>
        <w:jc w:val="both"/>
        <w:rPr>
          <w:lang w:val="ru-RU"/>
        </w:rPr>
      </w:pPr>
      <w:r w:rsidRPr="000D1661">
        <w:rPr>
          <w:lang w:val="ru-RU"/>
        </w:rPr>
        <w:t xml:space="preserve">Коэффициент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0D1661">
        <w:rPr>
          <w:lang w:val="ru-RU"/>
        </w:rPr>
        <w:t xml:space="preserve"> определим, воспользовавшись моделью параллельных капилляров и законом Пуазейля</w:t>
      </w:r>
      <w:r w:rsidR="00690A7D" w:rsidRPr="00690A7D">
        <w:rPr>
          <w:lang w:val="ru-RU"/>
        </w:rPr>
        <w:t xml:space="preserve"> [8]</w:t>
      </w:r>
      <w:r w:rsidRPr="000D1661">
        <w:rPr>
          <w:lang w:val="ru-RU"/>
        </w:rPr>
        <w:t>:</w:t>
      </w:r>
    </w:p>
    <w:p w14:paraId="2CCD4298" w14:textId="77777777" w:rsidR="0069360A" w:rsidRPr="00E66F4E" w:rsidRDefault="00E66F4E" w:rsidP="00E66F4E">
      <w:pPr>
        <w:pStyle w:val="a0"/>
        <w:tabs>
          <w:tab w:val="center" w:pos="4820"/>
          <w:tab w:val="right" w:pos="9639"/>
        </w:tabs>
        <w:jc w:val="both"/>
        <w:rPr>
          <w:lang w:val="ru-RU"/>
        </w:rPr>
      </w:pPr>
      <w:r w:rsidRPr="00FB27A8">
        <w:rPr>
          <w:rFonts w:eastAsiaTheme="minorEastAsia"/>
          <w:lang w:val="ru-RU"/>
        </w:rPr>
        <w:tab/>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lang w:val="ru-RU"/>
          </w:rPr>
          <m:t>=</m:t>
        </m:r>
        <m:f>
          <m:fPr>
            <m:ctrlPr>
              <w:rPr>
                <w:rFonts w:ascii="Cambria Math" w:hAnsi="Cambria Math"/>
              </w:rPr>
            </m:ctrlPr>
          </m:fPr>
          <m:num>
            <m:nary>
              <m:naryPr>
                <m:limLoc m:val="subSup"/>
                <m:ctrlPr>
                  <w:rPr>
                    <w:rFonts w:ascii="Cambria Math" w:hAnsi="Cambria Math"/>
                  </w:rPr>
                </m:ctrlPr>
              </m:naryPr>
              <m:sub>
                <m:r>
                  <w:rPr>
                    <w:rFonts w:ascii="Cambria Math" w:hAnsi="Cambria Math"/>
                    <w:lang w:val="ru-RU"/>
                  </w:rPr>
                  <m:t>0</m:t>
                </m:r>
              </m:sub>
              <m:sup>
                <m:r>
                  <m:rPr>
                    <m:sty m:val="p"/>
                  </m:rPr>
                  <w:rPr>
                    <w:rFonts w:ascii="Cambria Math" w:hAnsi="Cambria Math"/>
                    <w:lang w:val="ru-RU"/>
                  </w:rPr>
                  <m:t>∞</m:t>
                </m:r>
              </m:sup>
              <m:e>
                <m:sSup>
                  <m:sSupPr>
                    <m:ctrlPr>
                      <w:rPr>
                        <w:rFonts w:ascii="Cambria Math" w:hAnsi="Cambria Math"/>
                      </w:rPr>
                    </m:ctrlPr>
                  </m:sSupPr>
                  <m:e>
                    <m:r>
                      <w:rPr>
                        <w:rFonts w:ascii="Cambria Math" w:hAnsi="Cambria Math"/>
                      </w:rPr>
                      <m:t>r</m:t>
                    </m:r>
                  </m:e>
                  <m:sup>
                    <m:r>
                      <w:rPr>
                        <w:rFonts w:ascii="Cambria Math" w:hAnsi="Cambria Math"/>
                        <w:lang w:val="ru-RU"/>
                      </w:rPr>
                      <m:t>4</m:t>
                    </m:r>
                  </m:sup>
                </m:sSup>
              </m:e>
            </m:nary>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num>
          <m:den>
            <m:nary>
              <m:naryPr>
                <m:limLoc m:val="subSup"/>
                <m:ctrlPr>
                  <w:rPr>
                    <w:rFonts w:ascii="Cambria Math" w:hAnsi="Cambria Math"/>
                  </w:rPr>
                </m:ctrlPr>
              </m:naryPr>
              <m:sub>
                <m:r>
                  <w:rPr>
                    <w:rFonts w:ascii="Cambria Math" w:hAnsi="Cambria Math"/>
                    <w:lang w:val="ru-RU"/>
                  </w:rPr>
                  <m:t>0</m:t>
                </m:r>
              </m:sub>
              <m:sup>
                <m:r>
                  <m:rPr>
                    <m:sty m:val="p"/>
                  </m:rPr>
                  <w:rPr>
                    <w:rFonts w:ascii="Cambria Math" w:hAnsi="Cambria Math"/>
                    <w:lang w:val="ru-RU"/>
                  </w:rPr>
                  <m:t>∞</m:t>
                </m:r>
              </m:sup>
              <m:e>
                <m:sSup>
                  <m:sSupPr>
                    <m:ctrlPr>
                      <w:rPr>
                        <w:rFonts w:ascii="Cambria Math" w:hAnsi="Cambria Math"/>
                      </w:rPr>
                    </m:ctrlPr>
                  </m:sSupPr>
                  <m:e>
                    <m:r>
                      <w:rPr>
                        <w:rFonts w:ascii="Cambria Math" w:hAnsi="Cambria Math"/>
                      </w:rPr>
                      <m:t>r</m:t>
                    </m:r>
                  </m:e>
                  <m:sup>
                    <m:r>
                      <w:rPr>
                        <w:rFonts w:ascii="Cambria Math" w:hAnsi="Cambria Math"/>
                        <w:lang w:val="ru-RU"/>
                      </w:rPr>
                      <m:t>4</m:t>
                    </m:r>
                  </m:sup>
                </m:sSup>
              </m:e>
            </m:nary>
            <m:sSub>
              <m:sSubPr>
                <m:ctrlPr>
                  <w:rPr>
                    <w:rFonts w:ascii="Cambria Math" w:hAnsi="Cambria Math"/>
                  </w:rPr>
                </m:ctrlPr>
              </m:sSubPr>
              <m:e>
                <m:r>
                  <w:rPr>
                    <w:rFonts w:ascii="Cambria Math" w:hAnsi="Cambria Math"/>
                  </w:rPr>
                  <m:t>ϕ</m:t>
                </m:r>
              </m:e>
              <m:sub>
                <m:r>
                  <w:rPr>
                    <w:rFonts w:ascii="Cambria Math" w:hAnsi="Cambria Math"/>
                    <w:lang w:val="ru-RU"/>
                  </w:rPr>
                  <m:t>0</m:t>
                </m:r>
              </m:sub>
            </m:sSub>
            <m:d>
              <m:dPr>
                <m:ctrlPr>
                  <w:rPr>
                    <w:rFonts w:ascii="Cambria Math" w:hAnsi="Cambria Math"/>
                  </w:rPr>
                </m:ctrlPr>
              </m:dPr>
              <m:e>
                <m:r>
                  <w:rPr>
                    <w:rFonts w:ascii="Cambria Math" w:hAnsi="Cambria Math"/>
                  </w:rPr>
                  <m:t>r</m:t>
                </m:r>
              </m:e>
            </m:d>
            <m:r>
              <w:rPr>
                <w:rFonts w:ascii="Cambria Math" w:hAnsi="Cambria Math"/>
              </w:rPr>
              <m:t>dr</m:t>
            </m:r>
          </m:den>
        </m:f>
        <m:r>
          <m:rPr>
            <m:sty m:val="p"/>
          </m:rPr>
          <w:rPr>
            <w:rFonts w:ascii="Cambria Math" w:hAnsi="Cambria Math"/>
            <w:lang w:val="ru-RU"/>
          </w:rPr>
          <m:t>.</m:t>
        </m:r>
      </m:oMath>
      <w:r w:rsidRPr="00E66F4E">
        <w:rPr>
          <w:rFonts w:eastAsiaTheme="minorEastAsia"/>
          <w:lang w:val="ru-RU"/>
        </w:rPr>
        <w:t xml:space="preserve"> </w:t>
      </w:r>
      <w:r>
        <w:rPr>
          <w:rFonts w:eastAsiaTheme="minorEastAsia"/>
          <w:lang w:val="ru-RU"/>
        </w:rPr>
        <w:tab/>
      </w:r>
      <m:oMath>
        <m:r>
          <w:rPr>
            <w:rFonts w:ascii="Cambria Math" w:eastAsiaTheme="minorEastAsia" w:hAnsi="Cambria Math"/>
            <w:lang w:val="ru-RU"/>
          </w:rPr>
          <m:t>(11)</m:t>
        </m:r>
      </m:oMath>
    </w:p>
    <w:p w14:paraId="59807DAF" w14:textId="77777777" w:rsidR="0069360A" w:rsidRPr="000D1661" w:rsidRDefault="00D3518C" w:rsidP="00E449FE">
      <w:pPr>
        <w:pStyle w:val="FirstParagraph"/>
        <w:jc w:val="both"/>
        <w:rPr>
          <w:lang w:val="ru-RU"/>
        </w:rPr>
      </w:pPr>
      <w:r w:rsidRPr="000D1661">
        <w:rPr>
          <w:lang w:val="ru-RU"/>
        </w:rPr>
        <w:t>Изменение объема взвешенных частиц парафина в нефти вызвано двумя факторами: оседанием на поверхности пор и блокированием поровых каналов, содержащих нефть</w:t>
      </w:r>
      <w:r w:rsidR="00690A7D" w:rsidRPr="00690A7D">
        <w:rPr>
          <w:lang w:val="ru-RU"/>
        </w:rPr>
        <w:t xml:space="preserve"> [4]</w:t>
      </w:r>
      <w:r w:rsidRPr="000D1661">
        <w:rPr>
          <w:lang w:val="ru-RU"/>
        </w:rPr>
        <w:t xml:space="preserve">. Ввиду вышеуказанных допущений, скорость </w:t>
      </w:r>
      <w:proofErr w:type="spellStart"/>
      <w:r w:rsidRPr="000D1661">
        <w:rPr>
          <w:lang w:val="ru-RU"/>
        </w:rPr>
        <w:t>массообмена</w:t>
      </w:r>
      <w:proofErr w:type="spellEnd"/>
      <w:r w:rsidRPr="000D1661">
        <w:rPr>
          <w:lang w:val="ru-RU"/>
        </w:rPr>
        <w:t xml:space="preserve"> парафина в пористой среде будет равна:</w:t>
      </w:r>
    </w:p>
    <w:p w14:paraId="316292D1" w14:textId="77777777" w:rsidR="0069360A" w:rsidRPr="00E66F4E" w:rsidRDefault="00E66F4E" w:rsidP="00E66F4E">
      <w:pPr>
        <w:pStyle w:val="a0"/>
        <w:tabs>
          <w:tab w:val="center" w:pos="4820"/>
          <w:tab w:val="right" w:pos="9639"/>
        </w:tabs>
        <w:jc w:val="both"/>
        <w:rPr>
          <w:lang w:val="ru-RU"/>
        </w:rPr>
      </w:pPr>
      <w:r w:rsidRPr="00FB27A8">
        <w:rPr>
          <w:rFonts w:eastAsiaTheme="minorEastAsia"/>
          <w:lang w:val="ru-RU"/>
        </w:rPr>
        <w:tab/>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lang w:val="ru-RU"/>
          </w:rPr>
          <m:t>=</m:t>
        </m:r>
        <m:r>
          <w:rPr>
            <w:rFonts w:ascii="Cambria Math" w:hAnsi="Cambria Math"/>
            <w:lang w:val="ru-RU"/>
          </w:rPr>
          <m:t>2</m:t>
        </m:r>
        <m:r>
          <w:rPr>
            <w:rFonts w:ascii="Cambria Math" w:hAnsi="Cambria Math"/>
          </w:rPr>
          <m:t>m</m:t>
        </m:r>
        <m:f>
          <m:fPr>
            <m:ctrlPr>
              <w:rPr>
                <w:rFonts w:ascii="Cambria Math" w:hAnsi="Cambria Math"/>
              </w:rPr>
            </m:ctrlPr>
          </m:fPr>
          <m:num>
            <m:nary>
              <m:naryPr>
                <m:limLoc m:val="subSup"/>
                <m:ctrlPr>
                  <w:rPr>
                    <w:rFonts w:ascii="Cambria Math" w:hAnsi="Cambria Math"/>
                  </w:rPr>
                </m:ctrlPr>
              </m:naryPr>
              <m:sub>
                <m:r>
                  <w:rPr>
                    <w:rFonts w:ascii="Cambria Math" w:hAnsi="Cambria Math"/>
                    <w:lang w:val="ru-RU"/>
                  </w:rPr>
                  <m:t>0</m:t>
                </m:r>
              </m:sub>
              <m:sup>
                <m:r>
                  <m:rPr>
                    <m:sty m:val="p"/>
                  </m:rPr>
                  <w:rPr>
                    <w:rFonts w:ascii="Cambria Math" w:hAnsi="Cambria Math"/>
                    <w:lang w:val="ru-RU"/>
                  </w:rPr>
                  <m:t>∞</m:t>
                </m:r>
              </m:sup>
              <m:e>
                <m:r>
                  <w:rPr>
                    <w:rFonts w:ascii="Cambria Math" w:hAnsi="Cambria Math"/>
                  </w:rPr>
                  <m:t>r</m:t>
                </m:r>
              </m:e>
            </m:nary>
            <m:sSub>
              <m:sSubPr>
                <m:ctrlPr>
                  <w:rPr>
                    <w:rFonts w:ascii="Cambria Math" w:hAnsi="Cambria Math"/>
                  </w:rPr>
                </m:ctrlPr>
              </m:sSubPr>
              <m:e>
                <m:r>
                  <w:rPr>
                    <w:rFonts w:ascii="Cambria Math" w:hAnsi="Cambria Math"/>
                  </w:rPr>
                  <m:t>υ</m:t>
                </m:r>
              </m:e>
              <m:sub>
                <m:r>
                  <w:rPr>
                    <w:rFonts w:ascii="Cambria Math" w:hAnsi="Cambria Math"/>
                  </w:rPr>
                  <m:t>r</m:t>
                </m:r>
              </m:sub>
            </m:sSub>
            <m:d>
              <m:dPr>
                <m:ctrlPr>
                  <w:rPr>
                    <w:rFonts w:ascii="Cambria Math" w:hAnsi="Cambria Math"/>
                  </w:rPr>
                </m:ctrlPr>
              </m:dPr>
              <m:e>
                <m:r>
                  <w:rPr>
                    <w:rFonts w:ascii="Cambria Math" w:hAnsi="Cambria Math"/>
                  </w:rPr>
                  <m:t>r</m:t>
                </m:r>
              </m:e>
            </m:d>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num>
          <m:den>
            <m:nary>
              <m:naryPr>
                <m:limLoc m:val="subSup"/>
                <m:ctrlPr>
                  <w:rPr>
                    <w:rFonts w:ascii="Cambria Math" w:hAnsi="Cambria Math"/>
                  </w:rPr>
                </m:ctrlPr>
              </m:naryPr>
              <m:sub>
                <m:r>
                  <w:rPr>
                    <w:rFonts w:ascii="Cambria Math" w:hAnsi="Cambria Math"/>
                    <w:lang w:val="ru-RU"/>
                  </w:rPr>
                  <m:t>0</m:t>
                </m:r>
              </m:sub>
              <m:sup>
                <m:r>
                  <m:rPr>
                    <m:sty m:val="p"/>
                  </m:rPr>
                  <w:rPr>
                    <w:rFonts w:ascii="Cambria Math" w:hAnsi="Cambria Math"/>
                    <w:lang w:val="ru-RU"/>
                  </w:rPr>
                  <m:t>∞</m:t>
                </m:r>
              </m:sup>
              <m:e>
                <m:sSup>
                  <m:sSupPr>
                    <m:ctrlPr>
                      <w:rPr>
                        <w:rFonts w:ascii="Cambria Math" w:hAnsi="Cambria Math"/>
                      </w:rPr>
                    </m:ctrlPr>
                  </m:sSupPr>
                  <m:e>
                    <m:r>
                      <w:rPr>
                        <w:rFonts w:ascii="Cambria Math" w:hAnsi="Cambria Math"/>
                      </w:rPr>
                      <m:t>r</m:t>
                    </m:r>
                  </m:e>
                  <m:sup>
                    <m:r>
                      <w:rPr>
                        <w:rFonts w:ascii="Cambria Math" w:hAnsi="Cambria Math"/>
                        <w:lang w:val="ru-RU"/>
                      </w:rPr>
                      <m:t>2</m:t>
                    </m:r>
                  </m:sup>
                </m:sSup>
              </m:e>
            </m:nary>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den>
        </m:f>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ps</m:t>
            </m:r>
          </m:sub>
        </m:sSub>
        <m:r>
          <w:rPr>
            <w:rFonts w:ascii="Cambria Math" w:hAnsi="Cambria Math"/>
          </w:rPr>
          <m:t>m</m:t>
        </m:r>
        <m:f>
          <m:fPr>
            <m:ctrlPr>
              <w:rPr>
                <w:rFonts w:ascii="Cambria Math" w:hAnsi="Cambria Math"/>
              </w:rPr>
            </m:ctrlPr>
          </m:fPr>
          <m:num>
            <m:nary>
              <m:naryPr>
                <m:limLoc m:val="subSup"/>
                <m:ctrlPr>
                  <w:rPr>
                    <w:rFonts w:ascii="Cambria Math" w:hAnsi="Cambria Math"/>
                  </w:rPr>
                </m:ctrlPr>
              </m:naryPr>
              <m:sub>
                <m:r>
                  <w:rPr>
                    <w:rFonts w:ascii="Cambria Math" w:hAnsi="Cambria Math"/>
                    <w:lang w:val="ru-RU"/>
                  </w:rPr>
                  <m:t>0</m:t>
                </m:r>
              </m:sub>
              <m:sup>
                <m:r>
                  <m:rPr>
                    <m:sty m:val="p"/>
                  </m:rPr>
                  <w:rPr>
                    <w:rFonts w:ascii="Cambria Math" w:hAnsi="Cambria Math"/>
                    <w:lang w:val="ru-RU"/>
                  </w:rPr>
                  <m:t>∞</m:t>
                </m:r>
              </m:sup>
              <m:e>
                <m:r>
                  <w:rPr>
                    <w:rFonts w:ascii="Cambria Math" w:hAnsi="Cambria Math"/>
                  </w:rPr>
                  <m:t>r</m:t>
                </m:r>
              </m:e>
            </m:nary>
            <m:sSub>
              <m:sSubPr>
                <m:ctrlPr>
                  <w:rPr>
                    <w:rFonts w:ascii="Cambria Math" w:hAnsi="Cambria Math"/>
                  </w:rPr>
                </m:ctrlPr>
              </m:sSubPr>
              <m:e>
                <m:r>
                  <w:rPr>
                    <w:rFonts w:ascii="Cambria Math" w:hAnsi="Cambria Math"/>
                  </w:rPr>
                  <m:t>υ</m:t>
                </m:r>
              </m:e>
              <m:sub>
                <m:r>
                  <w:rPr>
                    <w:rFonts w:ascii="Cambria Math" w:hAnsi="Cambria Math"/>
                  </w:rPr>
                  <m:t>b</m:t>
                </m:r>
              </m:sub>
            </m:sSub>
            <m:d>
              <m:dPr>
                <m:ctrlPr>
                  <w:rPr>
                    <w:rFonts w:ascii="Cambria Math" w:hAnsi="Cambria Math"/>
                  </w:rPr>
                </m:ctrlPr>
              </m:dPr>
              <m:e>
                <m:r>
                  <w:rPr>
                    <w:rFonts w:ascii="Cambria Math" w:hAnsi="Cambria Math"/>
                  </w:rPr>
                  <m:t>r</m:t>
                </m:r>
              </m:e>
            </m:d>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num>
          <m:den>
            <m:nary>
              <m:naryPr>
                <m:limLoc m:val="subSup"/>
                <m:ctrlPr>
                  <w:rPr>
                    <w:rFonts w:ascii="Cambria Math" w:hAnsi="Cambria Math"/>
                  </w:rPr>
                </m:ctrlPr>
              </m:naryPr>
              <m:sub>
                <m:r>
                  <w:rPr>
                    <w:rFonts w:ascii="Cambria Math" w:hAnsi="Cambria Math"/>
                    <w:lang w:val="ru-RU"/>
                  </w:rPr>
                  <m:t>0</m:t>
                </m:r>
              </m:sub>
              <m:sup>
                <m:r>
                  <m:rPr>
                    <m:sty m:val="p"/>
                  </m:rPr>
                  <w:rPr>
                    <w:rFonts w:ascii="Cambria Math" w:hAnsi="Cambria Math"/>
                    <w:lang w:val="ru-RU"/>
                  </w:rPr>
                  <m:t>∞</m:t>
                </m:r>
              </m:sup>
              <m:e>
                <m:sSup>
                  <m:sSupPr>
                    <m:ctrlPr>
                      <w:rPr>
                        <w:rFonts w:ascii="Cambria Math" w:hAnsi="Cambria Math"/>
                      </w:rPr>
                    </m:ctrlPr>
                  </m:sSupPr>
                  <m:e>
                    <m:r>
                      <w:rPr>
                        <w:rFonts w:ascii="Cambria Math" w:hAnsi="Cambria Math"/>
                      </w:rPr>
                      <m:t>r</m:t>
                    </m:r>
                  </m:e>
                  <m:sup>
                    <m:r>
                      <w:rPr>
                        <w:rFonts w:ascii="Cambria Math" w:hAnsi="Cambria Math"/>
                        <w:lang w:val="ru-RU"/>
                      </w:rPr>
                      <m:t>2</m:t>
                    </m:r>
                  </m:sup>
                </m:sSup>
              </m:e>
            </m:nary>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den>
        </m:f>
        <m:r>
          <m:rPr>
            <m:sty m:val="p"/>
          </m:rPr>
          <w:rPr>
            <w:rFonts w:ascii="Cambria Math" w:hAnsi="Cambria Math"/>
            <w:lang w:val="ru-RU"/>
          </w:rPr>
          <m:t>.</m:t>
        </m:r>
      </m:oMath>
      <w:r>
        <w:rPr>
          <w:rFonts w:eastAsiaTheme="minorEastAsia"/>
          <w:lang w:val="ru-RU"/>
        </w:rPr>
        <w:tab/>
      </w:r>
      <w:r w:rsidRPr="00E66F4E">
        <w:rPr>
          <w:rFonts w:eastAsiaTheme="minorEastAsia"/>
          <w:lang w:val="ru-RU"/>
        </w:rPr>
        <w:t xml:space="preserve"> </w:t>
      </w:r>
      <m:oMath>
        <m:r>
          <w:rPr>
            <w:rFonts w:ascii="Cambria Math" w:eastAsiaTheme="minorEastAsia" w:hAnsi="Cambria Math"/>
            <w:lang w:val="ru-RU"/>
          </w:rPr>
          <m:t>(12)</m:t>
        </m:r>
      </m:oMath>
    </w:p>
    <w:p w14:paraId="2DA73983" w14:textId="77777777" w:rsidR="0069360A" w:rsidRPr="00FB38C9" w:rsidRDefault="00D3518C">
      <w:pPr>
        <w:pStyle w:val="AbstractTitle"/>
        <w:jc w:val="left"/>
        <w:rPr>
          <w:lang w:val="ru-RU"/>
        </w:rPr>
        <w:pPrChange w:id="12" w:author="Игорь" w:date="2026-02-26T11:38:00Z">
          <w:pPr>
            <w:pStyle w:val="2"/>
            <w:jc w:val="both"/>
          </w:pPr>
        </w:pPrChange>
      </w:pPr>
      <w:bookmarkStart w:id="13" w:name="метод-решения."/>
      <w:bookmarkEnd w:id="11"/>
      <w:r w:rsidRPr="00477770">
        <w:rPr>
          <w:sz w:val="32"/>
          <w:szCs w:val="32"/>
          <w:lang w:val="ru-RU"/>
          <w:rPrChange w:id="14" w:author="Игорь" w:date="2026-02-26T11:39:00Z">
            <w:rPr>
              <w:bCs w:val="0"/>
              <w:color w:val="auto"/>
              <w:lang w:val="ru-RU"/>
            </w:rPr>
          </w:rPrChange>
        </w:rPr>
        <w:t>Метод решения</w:t>
      </w:r>
    </w:p>
    <w:p w14:paraId="35B06B5A" w14:textId="252B1235" w:rsidR="00724C5D" w:rsidRDefault="00724C5D" w:rsidP="00E449FE">
      <w:pPr>
        <w:pStyle w:val="FirstParagraph"/>
        <w:ind w:firstLine="720"/>
        <w:jc w:val="both"/>
        <w:rPr>
          <w:lang w:val="ru-RU"/>
        </w:rPr>
      </w:pPr>
      <w:r w:rsidRPr="00724C5D">
        <w:rPr>
          <w:lang w:val="ru-RU"/>
        </w:rPr>
        <w:t>В качестве метода дискретизации системы дифференциальных уравнений (1)–(5), описывающих многофазную фильтрацию с учетом тепломассопереноса, был применен метод контрольных объемов. Суть метода заключается в интегрировании исходных уравнений по каждому элементарному контрольному объему (ячейке сетки), при этом предполагается, что все фильтрационно-емкостные свойства пласта, а также термодинамические параметры насыщающих флюидов внутри этого объема остаются постоянными и сосредоточенными в его центре или характерной точке. Для аппроксимации конвективных слагаемых, отвечающих за перенос массы и тепла потоком флюида, использовалась схема «против потока» (</w:t>
      </w:r>
      <w:proofErr w:type="spellStart"/>
      <w:r w:rsidRPr="00724C5D">
        <w:rPr>
          <w:lang w:val="ru-RU"/>
        </w:rPr>
        <w:t>upwind</w:t>
      </w:r>
      <w:proofErr w:type="spellEnd"/>
      <w:r w:rsidRPr="00724C5D">
        <w:rPr>
          <w:lang w:val="ru-RU"/>
        </w:rPr>
        <w:t xml:space="preserve">), которая повышает устойчивость численного решения и позволяет корректно моделировать движение фронтов вытеснения, исключая возникновение </w:t>
      </w:r>
      <w:proofErr w:type="spellStart"/>
      <w:r w:rsidRPr="00724C5D">
        <w:rPr>
          <w:lang w:val="ru-RU"/>
        </w:rPr>
        <w:t>нефизичных</w:t>
      </w:r>
      <w:proofErr w:type="spellEnd"/>
      <w:r w:rsidRPr="00724C5D">
        <w:rPr>
          <w:lang w:val="ru-RU"/>
        </w:rPr>
        <w:t xml:space="preserve"> осцилляций вблизи скачков насыщенности. Для решения уравнений для давления и насыщенности был использован метод </w:t>
      </w:r>
      <w:proofErr w:type="gramStart"/>
      <w:r w:rsidRPr="00724C5D">
        <w:rPr>
          <w:lang w:val="ru-RU"/>
        </w:rPr>
        <w:t>IMPES  (</w:t>
      </w:r>
      <w:proofErr w:type="spellStart"/>
      <w:proofErr w:type="gramEnd"/>
      <w:r w:rsidRPr="00724C5D">
        <w:rPr>
          <w:lang w:val="ru-RU"/>
        </w:rPr>
        <w:t>Implicit</w:t>
      </w:r>
      <w:proofErr w:type="spellEnd"/>
      <w:r w:rsidRPr="00724C5D">
        <w:rPr>
          <w:lang w:val="ru-RU"/>
        </w:rPr>
        <w:t xml:space="preserve"> </w:t>
      </w:r>
      <w:proofErr w:type="spellStart"/>
      <w:r w:rsidRPr="00724C5D">
        <w:rPr>
          <w:lang w:val="ru-RU"/>
        </w:rPr>
        <w:t>Pressure</w:t>
      </w:r>
      <w:proofErr w:type="spellEnd"/>
      <w:r w:rsidRPr="00724C5D">
        <w:rPr>
          <w:lang w:val="ru-RU"/>
        </w:rPr>
        <w:t xml:space="preserve"> </w:t>
      </w:r>
      <w:proofErr w:type="spellStart"/>
      <w:r w:rsidRPr="00724C5D">
        <w:rPr>
          <w:lang w:val="ru-RU"/>
        </w:rPr>
        <w:t>Explicit</w:t>
      </w:r>
      <w:proofErr w:type="spellEnd"/>
      <w:r w:rsidRPr="00724C5D">
        <w:rPr>
          <w:lang w:val="ru-RU"/>
        </w:rPr>
        <w:t xml:space="preserve"> </w:t>
      </w:r>
      <w:proofErr w:type="spellStart"/>
      <w:r w:rsidRPr="00724C5D">
        <w:rPr>
          <w:lang w:val="ru-RU"/>
        </w:rPr>
        <w:t>Saturation</w:t>
      </w:r>
      <w:proofErr w:type="spellEnd"/>
      <w:r w:rsidRPr="00724C5D">
        <w:rPr>
          <w:lang w:val="ru-RU"/>
        </w:rPr>
        <w:t xml:space="preserve">). Данный подход подразумевает неявное вычисление поля давления на новом временном слое, что позволяет использовать относительно крупные шаги по времени без потери устойчивости, в то время как насыщенности рассчитываются явно по уже найденному полю давлений, что существенно экономит вычислительные ресурсы. Уравнение эволюции функции пор по размерам (9), описывающее кинетику </w:t>
      </w:r>
      <w:proofErr w:type="spellStart"/>
      <w:r w:rsidRPr="00724C5D">
        <w:rPr>
          <w:lang w:val="ru-RU"/>
        </w:rPr>
        <w:t>парафинизации</w:t>
      </w:r>
      <w:proofErr w:type="spellEnd"/>
      <w:r w:rsidRPr="00724C5D">
        <w:rPr>
          <w:lang w:val="ru-RU"/>
        </w:rPr>
        <w:t xml:space="preserve">, решалось по полностью неявной схеме, благодаря чему удалось снять жесткие ограничения на шаг по времени, неизбежные при явном счете, и обеспечить устойчивость моделирования долговременных процессов кольматации в призабойной зоне. </w:t>
      </w:r>
    </w:p>
    <w:p w14:paraId="1BCC264D" w14:textId="77777777" w:rsidR="0069360A" w:rsidRPr="00FB38C9" w:rsidRDefault="00D3518C" w:rsidP="00E449FE">
      <w:pPr>
        <w:pStyle w:val="1"/>
        <w:jc w:val="both"/>
        <w:rPr>
          <w:color w:val="auto"/>
          <w:sz w:val="28"/>
          <w:szCs w:val="28"/>
          <w:lang w:val="ru-RU"/>
        </w:rPr>
      </w:pPr>
      <w:bookmarkStart w:id="15" w:name="результаты"/>
      <w:bookmarkEnd w:id="2"/>
      <w:bookmarkEnd w:id="13"/>
      <w:r w:rsidRPr="00FB38C9">
        <w:rPr>
          <w:color w:val="auto"/>
          <w:sz w:val="28"/>
          <w:szCs w:val="28"/>
          <w:lang w:val="ru-RU"/>
        </w:rPr>
        <w:t>Результаты</w:t>
      </w:r>
    </w:p>
    <w:p w14:paraId="01E61292" w14:textId="1CE1E2ED" w:rsidR="0069360A" w:rsidRPr="00EB493A" w:rsidRDefault="00D3518C" w:rsidP="00690A7D">
      <w:pPr>
        <w:pStyle w:val="FirstParagraph"/>
        <w:ind w:firstLine="720"/>
        <w:jc w:val="both"/>
        <w:rPr>
          <w:b/>
          <w:bCs/>
          <w:lang w:val="ru-RU"/>
          <w:rPrChange w:id="16" w:author="Игорь" w:date="2026-02-26T11:42:00Z">
            <w:rPr>
              <w:lang w:val="ru-RU"/>
            </w:rPr>
          </w:rPrChange>
        </w:rPr>
      </w:pPr>
      <w:r w:rsidRPr="000D1661">
        <w:rPr>
          <w:lang w:val="ru-RU"/>
        </w:rPr>
        <w:t xml:space="preserve">Рассматривается двухфазная неизотермическая многокомпонентная фильтрация в прямоугольной области </w:t>
      </w:r>
      <m:oMath>
        <m:r>
          <w:rPr>
            <w:rFonts w:ascii="Cambria Math" w:hAnsi="Cambria Math"/>
          </w:rPr>
          <m:t>D</m:t>
        </m:r>
        <m:r>
          <m:rPr>
            <m:sty m:val="p"/>
          </m:rPr>
          <w:rPr>
            <w:rFonts w:ascii="Cambria Math" w:hAnsi="Cambria Math"/>
            <w:lang w:val="ru-RU"/>
          </w:rPr>
          <m:t>=</m:t>
        </m:r>
        <m:d>
          <m:dPr>
            <m:begChr m:val="["/>
            <m:endChr m:val="]"/>
            <m:ctrlPr>
              <w:rPr>
                <w:rFonts w:ascii="Cambria Math" w:hAnsi="Cambria Math"/>
              </w:rPr>
            </m:ctrlPr>
          </m:dPr>
          <m:e>
            <m:r>
              <w:rPr>
                <w:rFonts w:ascii="Cambria Math" w:hAnsi="Cambria Math"/>
                <w:lang w:val="ru-RU"/>
              </w:rPr>
              <m:t>0</m:t>
            </m:r>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x</m:t>
                </m:r>
              </m:sub>
            </m:sSub>
          </m:e>
        </m:d>
        <m:r>
          <m:rPr>
            <m:sty m:val="p"/>
          </m:rPr>
          <w:rPr>
            <w:rFonts w:ascii="Cambria Math" w:hAnsi="Cambria Math"/>
            <w:lang w:val="ru-RU"/>
          </w:rPr>
          <m:t>×</m:t>
        </m:r>
        <m:d>
          <m:dPr>
            <m:begChr m:val="["/>
            <m:endChr m:val="]"/>
            <m:ctrlPr>
              <w:rPr>
                <w:rFonts w:ascii="Cambria Math" w:hAnsi="Cambria Math"/>
              </w:rPr>
            </m:ctrlPr>
          </m:dPr>
          <m:e>
            <m:r>
              <w:rPr>
                <w:rFonts w:ascii="Cambria Math" w:hAnsi="Cambria Math"/>
                <w:lang w:val="ru-RU"/>
              </w:rPr>
              <m:t>0</m:t>
            </m:r>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y</m:t>
                </m:r>
              </m:sub>
            </m:sSub>
          </m:e>
        </m:d>
        <m:r>
          <m:rPr>
            <m:sty m:val="p"/>
          </m:rPr>
          <w:rPr>
            <w:rFonts w:ascii="Cambria Math" w:hAnsi="Cambria Math"/>
            <w:lang w:val="ru-RU"/>
          </w:rPr>
          <m:t>×</m:t>
        </m:r>
        <m:d>
          <m:dPr>
            <m:begChr m:val="["/>
            <m:endChr m:val="]"/>
            <m:ctrlPr>
              <w:rPr>
                <w:rFonts w:ascii="Cambria Math" w:hAnsi="Cambria Math"/>
              </w:rPr>
            </m:ctrlPr>
          </m:dPr>
          <m:e>
            <m:r>
              <w:rPr>
                <w:rFonts w:ascii="Cambria Math" w:hAnsi="Cambria Math"/>
                <w:lang w:val="ru-RU"/>
              </w:rPr>
              <m:t>0</m:t>
            </m:r>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z</m:t>
                </m:r>
              </m:sub>
            </m:sSub>
          </m:e>
        </m:d>
      </m:oMath>
      <w:r w:rsidRPr="000D1661">
        <w:rPr>
          <w:lang w:val="ru-RU"/>
        </w:rPr>
        <w:t>. Нефтяная фаза представлена как бинарная смесь нефти и</w:t>
      </w:r>
      <w:r w:rsidR="005027B4">
        <w:rPr>
          <w:lang w:val="ru-RU"/>
        </w:rPr>
        <w:t xml:space="preserve"> растворенного</w:t>
      </w:r>
      <w:r w:rsidRPr="000D1661">
        <w:rPr>
          <w:lang w:val="ru-RU"/>
        </w:rPr>
        <w:t xml:space="preserve"> в ней парафина концентрации </w:t>
      </w:r>
      <m:oMath>
        <m:sSub>
          <m:sSubPr>
            <m:ctrlPr>
              <w:rPr>
                <w:rFonts w:ascii="Cambria Math" w:hAnsi="Cambria Math"/>
              </w:rPr>
            </m:ctrlPr>
          </m:sSubPr>
          <m:e>
            <m:r>
              <w:rPr>
                <w:rFonts w:ascii="Cambria Math" w:hAnsi="Cambria Math"/>
              </w:rPr>
              <m:t>W</m:t>
            </m:r>
          </m:e>
          <m:sub>
            <m:r>
              <w:rPr>
                <w:rFonts w:ascii="Cambria Math" w:hAnsi="Cambria Math"/>
              </w:rPr>
              <m:t>p</m:t>
            </m:r>
          </m:sub>
        </m:sSub>
      </m:oMath>
      <w:r w:rsidRPr="000D1661">
        <w:rPr>
          <w:lang w:val="ru-RU"/>
        </w:rPr>
        <w:t>. Пласт является однородным</w:t>
      </w:r>
      <w:del w:id="17" w:author="Andre" w:date="2026-02-23T14:18:00Z">
        <w:r w:rsidRPr="000D1661" w:rsidDel="0042768B">
          <w:rPr>
            <w:lang w:val="ru-RU"/>
          </w:rPr>
          <w:delText>.</w:delText>
        </w:r>
      </w:del>
      <w:r w:rsidRPr="000D1661">
        <w:rPr>
          <w:lang w:val="ru-RU"/>
        </w:rPr>
        <w:t xml:space="preserve"> Область </w:t>
      </w:r>
      <m:oMath>
        <m:r>
          <w:rPr>
            <w:rFonts w:ascii="Cambria Math" w:hAnsi="Cambria Math"/>
          </w:rPr>
          <m:t>D</m:t>
        </m:r>
      </m:oMath>
      <w:r w:rsidRPr="000D1661">
        <w:rPr>
          <w:lang w:val="ru-RU"/>
        </w:rPr>
        <w:t xml:space="preserve"> является элементом </w:t>
      </w:r>
      <w:r w:rsidRPr="000D1661">
        <w:rPr>
          <w:lang w:val="ru-RU"/>
        </w:rPr>
        <w:lastRenderedPageBreak/>
        <w:t xml:space="preserve">симметрии пятиточечной системы заводнения и содержит нагнетательную и добывающую скважины, имеющие координаты </w:t>
      </w:r>
      <m:oMath>
        <m:d>
          <m:dPr>
            <m:ctrlPr>
              <w:rPr>
                <w:rFonts w:ascii="Cambria Math" w:hAnsi="Cambria Math"/>
              </w:rPr>
            </m:ctrlPr>
          </m:dPr>
          <m:e>
            <m:r>
              <w:rPr>
                <w:rFonts w:ascii="Cambria Math" w:hAnsi="Cambria Math"/>
                <w:lang w:val="ru-RU"/>
              </w:rPr>
              <m:t>0</m:t>
            </m:r>
            <m:r>
              <m:rPr>
                <m:sty m:val="p"/>
              </m:rPr>
              <w:rPr>
                <w:rFonts w:ascii="Cambria Math" w:hAnsi="Cambria Math"/>
                <w:lang w:val="ru-RU"/>
              </w:rPr>
              <m:t>,</m:t>
            </m:r>
            <m:r>
              <w:rPr>
                <w:rFonts w:ascii="Cambria Math" w:hAnsi="Cambria Math"/>
                <w:lang w:val="ru-RU"/>
              </w:rPr>
              <m:t>0</m:t>
            </m:r>
          </m:e>
        </m:d>
      </m:oMath>
      <w:r w:rsidRPr="000D1661">
        <w:rPr>
          <w:lang w:val="ru-RU"/>
        </w:rPr>
        <w:t xml:space="preserve"> и </w:t>
      </w: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Pr="000D1661">
        <w:rPr>
          <w:lang w:val="ru-RU"/>
        </w:rPr>
        <w:t xml:space="preserve"> соответственно. Скваж</w:t>
      </w:r>
      <w:r w:rsidRPr="00BB356E">
        <w:rPr>
          <w:lang w:val="ru-RU"/>
        </w:rPr>
        <w:t>ины</w:t>
      </w:r>
      <w:r w:rsidR="00EB493A" w:rsidRPr="00BB356E">
        <w:rPr>
          <w:lang w:val="ru-RU"/>
        </w:rPr>
        <w:t xml:space="preserve"> радиуса </w:t>
      </w:r>
      <m:oMath>
        <m:sSub>
          <m:sSubPr>
            <m:ctrlPr>
              <w:rPr>
                <w:rFonts w:ascii="Cambria Math" w:hAnsi="Cambria Math"/>
              </w:rPr>
            </m:ctrlPr>
          </m:sSubPr>
          <m:e>
            <m:r>
              <w:rPr>
                <w:rFonts w:ascii="Cambria Math" w:hAnsi="Cambria Math"/>
              </w:rPr>
              <m:t>r</m:t>
            </m:r>
          </m:e>
          <m:sub>
            <m:r>
              <w:rPr>
                <w:rFonts w:ascii="Cambria Math" w:hAnsi="Cambria Math"/>
              </w:rPr>
              <m:t>w</m:t>
            </m:r>
          </m:sub>
        </m:sSub>
      </m:oMath>
      <w:r w:rsidRPr="00BB356E">
        <w:rPr>
          <w:lang w:val="ru-RU"/>
        </w:rPr>
        <w:t xml:space="preserve"> вертикальные и совершенные по степени и характеру вскрытия пласта, работают в режиме заданных </w:t>
      </w:r>
      <w:r w:rsidR="00EB493A" w:rsidRPr="00BB356E">
        <w:rPr>
          <w:lang w:val="ru-RU"/>
        </w:rPr>
        <w:t xml:space="preserve">забойных давлений </w:t>
      </w:r>
      <m:oMath>
        <m:sSub>
          <m:sSubPr>
            <m:ctrlPr>
              <w:rPr>
                <w:rFonts w:ascii="Cambria Math" w:hAnsi="Cambria Math"/>
              </w:rPr>
            </m:ctrlPr>
          </m:sSubPr>
          <m:e>
            <m:r>
              <w:rPr>
                <w:rFonts w:ascii="Cambria Math" w:hAnsi="Cambria Math"/>
              </w:rPr>
              <m:t>p</m:t>
            </m:r>
          </m:e>
          <m:sub>
            <m:r>
              <w:rPr>
                <w:rFonts w:ascii="Cambria Math" w:hAnsi="Cambria Math"/>
              </w:rPr>
              <m:t>Inj</m:t>
            </m:r>
          </m:sub>
        </m:sSub>
      </m:oMath>
      <w:r w:rsidRPr="00BB356E">
        <w:rPr>
          <w:lang w:val="ru-RU"/>
        </w:rPr>
        <w:t xml:space="preserve"> и </w:t>
      </w:r>
      <m:oMath>
        <m:sSub>
          <m:sSubPr>
            <m:ctrlPr>
              <w:rPr>
                <w:rFonts w:ascii="Cambria Math" w:hAnsi="Cambria Math"/>
              </w:rPr>
            </m:ctrlPr>
          </m:sSubPr>
          <m:e>
            <m:r>
              <w:rPr>
                <w:rFonts w:ascii="Cambria Math" w:hAnsi="Cambria Math"/>
              </w:rPr>
              <m:t>p</m:t>
            </m:r>
          </m:e>
          <m:sub>
            <m:r>
              <w:rPr>
                <w:rFonts w:ascii="Cambria Math" w:hAnsi="Cambria Math"/>
              </w:rPr>
              <m:t>Prod</m:t>
            </m:r>
          </m:sub>
        </m:sSub>
      </m:oMath>
      <w:r w:rsidRPr="00BB356E">
        <w:rPr>
          <w:lang w:val="ru-RU"/>
        </w:rPr>
        <w:t xml:space="preserve"> соответственно. Начальная температура пласта </w:t>
      </w: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lang w:val="ru-RU"/>
              </w:rPr>
              <m:t>0</m:t>
            </m:r>
          </m:sub>
        </m:sSub>
      </m:oMath>
      <w:r w:rsidRPr="00BB356E">
        <w:rPr>
          <w:lang w:val="ru-RU"/>
        </w:rPr>
        <w:t>, а температура нагнетаемо</w:t>
      </w:r>
      <w:r w:rsidRPr="000D1661">
        <w:rPr>
          <w:lang w:val="ru-RU"/>
        </w:rPr>
        <w:t xml:space="preserve">й воды </w:t>
      </w: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inj</m:t>
            </m:r>
          </m:sub>
        </m:sSub>
      </m:oMath>
      <w:r w:rsidRPr="000D1661">
        <w:rPr>
          <w:lang w:val="ru-RU"/>
        </w:rPr>
        <w:t>.</w:t>
      </w:r>
    </w:p>
    <w:p w14:paraId="72632029" w14:textId="16706A1A" w:rsidR="0069360A" w:rsidRPr="00D354F2" w:rsidRDefault="00D3518C" w:rsidP="00690A7D">
      <w:pPr>
        <w:pStyle w:val="a0"/>
        <w:ind w:firstLine="720"/>
        <w:jc w:val="both"/>
        <w:rPr>
          <w:lang w:val="ru-RU"/>
        </w:rPr>
      </w:pPr>
      <w:r w:rsidRPr="000D1661">
        <w:rPr>
          <w:lang w:val="ru-RU"/>
        </w:rPr>
        <w:t xml:space="preserve">Была проведена серия вычислительных экспериментов по изучению влияния растворенного парафина на процесс добычи нефти при закачке холодной воды. При проведении расчетов были приняты следующие значения используемых параметров: </w:t>
      </w:r>
      <m:oMath>
        <m:sSub>
          <m:sSubPr>
            <m:ctrlPr>
              <w:rPr>
                <w:rFonts w:ascii="Cambria Math" w:hAnsi="Cambria Math"/>
              </w:rPr>
            </m:ctrlPr>
          </m:sSubPr>
          <m:e>
            <m:r>
              <w:rPr>
                <w:rFonts w:ascii="Cambria Math" w:hAnsi="Cambria Math"/>
              </w:rPr>
              <m:t>P</m:t>
            </m:r>
          </m:e>
          <m:sub>
            <m:r>
              <w:rPr>
                <w:rFonts w:ascii="Cambria Math" w:hAnsi="Cambria Math"/>
              </w:rPr>
              <m:t>inj</m:t>
            </m:r>
          </m:sub>
        </m:sSub>
        <m:r>
          <m:rPr>
            <m:sty m:val="p"/>
          </m:rPr>
          <w:rPr>
            <w:rFonts w:ascii="Cambria Math" w:hAnsi="Cambria Math"/>
            <w:lang w:val="ru-RU"/>
          </w:rPr>
          <m:t>=</m:t>
        </m:r>
        <m:r>
          <w:rPr>
            <w:rFonts w:ascii="Cambria Math" w:hAnsi="Cambria Math"/>
            <w:lang w:val="ru-RU"/>
          </w:rPr>
          <m:t>200</m:t>
        </m:r>
      </m:oMath>
      <w:r w:rsidRPr="000D1661">
        <w:rPr>
          <w:lang w:val="ru-RU"/>
        </w:rPr>
        <w:t xml:space="preserve"> бар; </w:t>
      </w:r>
      <m:oMath>
        <m:sSub>
          <m:sSubPr>
            <m:ctrlPr>
              <w:rPr>
                <w:rFonts w:ascii="Cambria Math" w:hAnsi="Cambria Math"/>
              </w:rPr>
            </m:ctrlPr>
          </m:sSubPr>
          <m:e>
            <m:r>
              <w:rPr>
                <w:rFonts w:ascii="Cambria Math" w:hAnsi="Cambria Math"/>
              </w:rPr>
              <m:t>P</m:t>
            </m:r>
          </m:e>
          <m:sub>
            <m:r>
              <w:rPr>
                <w:rFonts w:ascii="Cambria Math" w:hAnsi="Cambria Math"/>
              </w:rPr>
              <m:t>prod</m:t>
            </m:r>
          </m:sub>
        </m:sSub>
        <m:r>
          <m:rPr>
            <m:sty m:val="p"/>
          </m:rPr>
          <w:rPr>
            <w:rFonts w:ascii="Cambria Math" w:hAnsi="Cambria Math"/>
            <w:lang w:val="ru-RU"/>
          </w:rPr>
          <m:t>=</m:t>
        </m:r>
        <m:r>
          <w:rPr>
            <w:rFonts w:ascii="Cambria Math" w:hAnsi="Cambria Math"/>
            <w:lang w:val="ru-RU"/>
          </w:rPr>
          <m:t>50</m:t>
        </m:r>
      </m:oMath>
      <w:r w:rsidRPr="000D1661">
        <w:rPr>
          <w:lang w:val="ru-RU"/>
        </w:rPr>
        <w:t xml:space="preserve"> бар; </w:t>
      </w:r>
      <m:oMath>
        <m:sSub>
          <m:sSubPr>
            <m:ctrlPr>
              <w:rPr>
                <w:rFonts w:ascii="Cambria Math" w:hAnsi="Cambria Math"/>
              </w:rPr>
            </m:ctrlPr>
          </m:sSubPr>
          <m:e>
            <m:r>
              <w:rPr>
                <w:rFonts w:ascii="Cambria Math" w:hAnsi="Cambria Math"/>
              </w:rPr>
              <m:t>T</m:t>
            </m:r>
          </m:e>
          <m:sub>
            <m:r>
              <w:rPr>
                <w:rFonts w:ascii="Cambria Math" w:hAnsi="Cambria Math"/>
              </w:rPr>
              <m:t>inj</m:t>
            </m:r>
          </m:sub>
        </m:sSub>
        <m:r>
          <m:rPr>
            <m:sty m:val="p"/>
          </m:rPr>
          <w:rPr>
            <w:rFonts w:ascii="Cambria Math" w:hAnsi="Cambria Math"/>
            <w:lang w:val="ru-RU"/>
          </w:rPr>
          <m:t>=</m:t>
        </m:r>
        <m:sSup>
          <m:sSupPr>
            <m:ctrlPr>
              <w:rPr>
                <w:rFonts w:ascii="Cambria Math" w:hAnsi="Cambria Math"/>
              </w:rPr>
            </m:ctrlPr>
          </m:sSupPr>
          <m:e>
            <m:r>
              <w:rPr>
                <w:rFonts w:ascii="Cambria Math" w:hAnsi="Cambria Math"/>
                <w:lang w:val="ru-RU"/>
              </w:rPr>
              <m:t>20</m:t>
            </m:r>
          </m:e>
          <m:sup>
            <m:r>
              <m:rPr>
                <m:sty m:val="p"/>
              </m:rPr>
              <w:rPr>
                <w:rFonts w:ascii="Cambria Math" w:hAnsi="Cambria Math"/>
                <w:lang w:val="ru-RU"/>
              </w:rPr>
              <m:t>∘</m:t>
            </m:r>
          </m:sup>
        </m:sSup>
      </m:oMath>
      <w:r w:rsidRPr="000D1661">
        <w:rPr>
          <w:lang w:val="ru-RU"/>
        </w:rPr>
        <w:t xml:space="preserve"> </w:t>
      </w:r>
      <w:r>
        <w:t>C</w:t>
      </w:r>
      <w:r w:rsidRPr="000D1661">
        <w:rPr>
          <w:lang w:val="ru-RU"/>
        </w:rPr>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lang w:val="ru-RU"/>
          </w:rPr>
          <m:t>=</m:t>
        </m:r>
        <m:r>
          <w:rPr>
            <w:rFonts w:ascii="Cambria Math" w:hAnsi="Cambria Math"/>
            <w:lang w:val="ru-RU"/>
          </w:rPr>
          <m:t>200</m:t>
        </m:r>
      </m:oMath>
      <w:r w:rsidRPr="000D1661">
        <w:rPr>
          <w:lang w:val="ru-RU"/>
        </w:rPr>
        <w:t xml:space="preserve"> м; </w:t>
      </w:r>
      <m:oMath>
        <m:sSub>
          <m:sSubPr>
            <m:ctrlPr>
              <w:rPr>
                <w:rFonts w:ascii="Cambria Math" w:hAnsi="Cambria Math"/>
              </w:rPr>
            </m:ctrlPr>
          </m:sSubPr>
          <m:e>
            <m:r>
              <w:rPr>
                <w:rFonts w:ascii="Cambria Math" w:hAnsi="Cambria Math"/>
              </w:rPr>
              <m:t>L</m:t>
            </m:r>
          </m:e>
          <m:sub>
            <m:r>
              <w:rPr>
                <w:rFonts w:ascii="Cambria Math" w:hAnsi="Cambria Math"/>
              </w:rPr>
              <m:t>z</m:t>
            </m:r>
          </m:sub>
        </m:sSub>
        <m:r>
          <m:rPr>
            <m:sty m:val="p"/>
          </m:rPr>
          <w:rPr>
            <w:rFonts w:ascii="Cambria Math" w:hAnsi="Cambria Math"/>
            <w:lang w:val="ru-RU"/>
          </w:rPr>
          <m:t>=</m:t>
        </m:r>
        <m:r>
          <w:rPr>
            <w:rFonts w:ascii="Cambria Math" w:hAnsi="Cambria Math"/>
            <w:lang w:val="ru-RU"/>
          </w:rPr>
          <m:t>10</m:t>
        </m:r>
      </m:oMath>
      <w:r w:rsidRPr="000D1661">
        <w:rPr>
          <w:lang w:val="ru-RU"/>
        </w:rPr>
        <w:t xml:space="preserve"> м; </w:t>
      </w:r>
      <m:oMath>
        <m:sSub>
          <m:sSubPr>
            <m:ctrlPr>
              <w:rPr>
                <w:rFonts w:ascii="Cambria Math" w:hAnsi="Cambria Math"/>
              </w:rPr>
            </m:ctrlPr>
          </m:sSubPr>
          <m:e>
            <m:r>
              <w:rPr>
                <w:rFonts w:ascii="Cambria Math" w:hAnsi="Cambria Math"/>
              </w:rPr>
              <m:t>T</m:t>
            </m:r>
          </m:e>
          <m:sub>
            <m:r>
              <w:rPr>
                <w:rFonts w:ascii="Cambria Math" w:hAnsi="Cambria Math"/>
                <w:lang w:val="ru-RU"/>
              </w:rPr>
              <m:t>0</m:t>
            </m:r>
          </m:sub>
        </m:sSub>
        <m:r>
          <m:rPr>
            <m:sty m:val="p"/>
          </m:rPr>
          <w:rPr>
            <w:rFonts w:ascii="Cambria Math" w:hAnsi="Cambria Math"/>
            <w:lang w:val="ru-RU"/>
          </w:rPr>
          <m:t>=</m:t>
        </m:r>
        <m:sSup>
          <m:sSupPr>
            <m:ctrlPr>
              <w:rPr>
                <w:rFonts w:ascii="Cambria Math" w:hAnsi="Cambria Math"/>
              </w:rPr>
            </m:ctrlPr>
          </m:sSupPr>
          <m:e>
            <m:r>
              <w:rPr>
                <w:rFonts w:ascii="Cambria Math" w:hAnsi="Cambria Math"/>
                <w:lang w:val="ru-RU"/>
              </w:rPr>
              <m:t>70</m:t>
            </m:r>
          </m:e>
          <m:sup>
            <m:r>
              <m:rPr>
                <m:sty m:val="p"/>
              </m:rPr>
              <w:rPr>
                <w:rFonts w:ascii="Cambria Math" w:hAnsi="Cambria Math"/>
                <w:lang w:val="ru-RU"/>
              </w:rPr>
              <m:t>∘</m:t>
            </m:r>
          </m:sup>
        </m:sSup>
      </m:oMath>
      <w:r w:rsidRPr="000D1661">
        <w:rPr>
          <w:lang w:val="ru-RU"/>
        </w:rPr>
        <w:t xml:space="preserve"> </w:t>
      </w:r>
      <w:r>
        <w:t>C</w:t>
      </w:r>
      <w:r w:rsidRPr="000D1661">
        <w:rPr>
          <w:lang w:val="ru-RU"/>
        </w:rPr>
        <w:t>;</w:t>
      </w:r>
      <w:r w:rsidR="00FD4679">
        <w:rPr>
          <w:lang w:val="ru-RU"/>
        </w:rPr>
        <w:t xml:space="preserve">      </w:t>
      </w:r>
      <w:r w:rsidRPr="000D1661">
        <w:rPr>
          <w:lang w:val="ru-RU"/>
        </w:rPr>
        <w:t xml:space="preserve"> </w:t>
      </w:r>
      <m:oMath>
        <m:sSub>
          <m:sSubPr>
            <m:ctrlPr>
              <w:rPr>
                <w:rFonts w:ascii="Cambria Math" w:hAnsi="Cambria Math"/>
              </w:rPr>
            </m:ctrlPr>
          </m:sSubPr>
          <m:e>
            <m:r>
              <w:rPr>
                <w:rFonts w:ascii="Cambria Math" w:hAnsi="Cambria Math"/>
              </w:rPr>
              <m:t>m</m:t>
            </m:r>
          </m:e>
          <m:sub>
            <m:r>
              <w:rPr>
                <w:rFonts w:ascii="Cambria Math" w:hAnsi="Cambria Math"/>
                <w:lang w:val="ru-RU"/>
              </w:rPr>
              <m:t>0</m:t>
            </m:r>
          </m:sub>
        </m:sSub>
        <m:r>
          <m:rPr>
            <m:sty m:val="p"/>
          </m:rPr>
          <w:rPr>
            <w:rFonts w:ascii="Cambria Math" w:hAnsi="Cambria Math"/>
            <w:lang w:val="ru-RU"/>
          </w:rPr>
          <m:t>=</m:t>
        </m:r>
        <m:r>
          <w:rPr>
            <w:rFonts w:ascii="Cambria Math" w:hAnsi="Cambria Math"/>
            <w:lang w:val="ru-RU"/>
          </w:rPr>
          <m:t>0.3</m:t>
        </m:r>
      </m:oMath>
      <w:r w:rsidRPr="000D1661">
        <w:rPr>
          <w:lang w:val="ru-RU"/>
        </w:rPr>
        <w:t xml:space="preserve"> д. ед.; </w:t>
      </w:r>
      <m:oMath>
        <m:sSub>
          <m:sSubPr>
            <m:ctrlPr>
              <w:rPr>
                <w:rFonts w:ascii="Cambria Math" w:hAnsi="Cambria Math"/>
              </w:rPr>
            </m:ctrlPr>
          </m:sSubPr>
          <m:e>
            <m:r>
              <w:rPr>
                <w:rFonts w:ascii="Cambria Math" w:hAnsi="Cambria Math"/>
              </w:rPr>
              <m:t>k</m:t>
            </m:r>
          </m:e>
          <m:sub>
            <m:r>
              <w:rPr>
                <w:rFonts w:ascii="Cambria Math" w:hAnsi="Cambria Math"/>
                <w:lang w:val="ru-RU"/>
              </w:rPr>
              <m:t>0</m:t>
            </m:r>
          </m:sub>
        </m:sSub>
        <m:r>
          <m:rPr>
            <m:sty m:val="p"/>
          </m:rPr>
          <w:rPr>
            <w:rFonts w:ascii="Cambria Math" w:hAnsi="Cambria Math"/>
            <w:lang w:val="ru-RU"/>
          </w:rPr>
          <m:t>=</m:t>
        </m:r>
        <m:r>
          <w:rPr>
            <w:rFonts w:ascii="Cambria Math" w:hAnsi="Cambria Math"/>
            <w:lang w:val="ru-RU"/>
          </w:rPr>
          <m:t>200</m:t>
        </m:r>
      </m:oMath>
      <w:r w:rsidRPr="000D1661">
        <w:rPr>
          <w:lang w:val="ru-RU"/>
        </w:rPr>
        <w:t xml:space="preserve"> мД; </w:t>
      </w:r>
      <m:oMath>
        <m:sSub>
          <m:sSubPr>
            <m:ctrlPr>
              <w:rPr>
                <w:rFonts w:ascii="Cambria Math" w:hAnsi="Cambria Math"/>
              </w:rPr>
            </m:ctrlPr>
          </m:sSubPr>
          <m:e>
            <m:r>
              <w:rPr>
                <w:rFonts w:ascii="Cambria Math" w:hAnsi="Cambria Math"/>
              </w:rPr>
              <m:t>ρ</m:t>
            </m:r>
          </m:e>
          <m:sub>
            <m:r>
              <w:rPr>
                <w:rFonts w:ascii="Cambria Math" w:hAnsi="Cambria Math"/>
              </w:rPr>
              <m:t>w</m:t>
            </m:r>
          </m:sub>
        </m:sSub>
        <m:r>
          <m:rPr>
            <m:sty m:val="p"/>
          </m:rPr>
          <w:rPr>
            <w:rFonts w:ascii="Cambria Math" w:hAnsi="Cambria Math"/>
            <w:lang w:val="ru-RU"/>
          </w:rPr>
          <m:t>=</m:t>
        </m:r>
        <m:r>
          <w:rPr>
            <w:rFonts w:ascii="Cambria Math" w:hAnsi="Cambria Math"/>
            <w:lang w:val="ru-RU"/>
          </w:rPr>
          <m:t>1000</m:t>
        </m:r>
      </m:oMath>
      <w:r w:rsidRPr="000D1661">
        <w:rPr>
          <w:lang w:val="ru-RU"/>
        </w:rPr>
        <w:t xml:space="preserve"> </w:t>
      </w:r>
      <w:r w:rsidRPr="00BB356E">
        <w:rPr>
          <w:lang w:val="ru-RU"/>
        </w:rPr>
        <w:t>кг</w:t>
      </w:r>
      <m:oMath>
        <m:r>
          <m:rPr>
            <m:sty m:val="p"/>
          </m:rPr>
          <w:rPr>
            <w:rFonts w:ascii="Cambria Math" w:hAnsi="Cambria Math"/>
            <w:lang w:val="ru-RU"/>
          </w:rPr>
          <m:t>/</m:t>
        </m:r>
      </m:oMath>
      <w:r w:rsidRPr="00BB356E">
        <w:rPr>
          <w:lang w:val="ru-RU"/>
        </w:rPr>
        <w:t>м</w:t>
      </w:r>
      <m:oMath>
        <m:sSup>
          <m:sSupPr>
            <m:ctrlPr>
              <w:rPr>
                <w:rFonts w:ascii="Cambria Math" w:hAnsi="Cambria Math"/>
              </w:rPr>
            </m:ctrlPr>
          </m:sSupPr>
          <m:e>
            <m:r>
              <w:rPr>
                <w:rFonts w:ascii="Cambria Math" w:hAnsi="Cambria Math"/>
                <w:lang w:val="ru-RU"/>
              </w:rPr>
              <m:t>​</m:t>
            </m:r>
          </m:e>
          <m:sup>
            <m:r>
              <w:rPr>
                <w:rFonts w:ascii="Cambria Math" w:hAnsi="Cambria Math"/>
                <w:lang w:val="ru-RU"/>
              </w:rPr>
              <m:t>3</m:t>
            </m:r>
          </m:sup>
        </m:sSup>
      </m:oMath>
      <w:r w:rsidRPr="00BB356E">
        <w:rPr>
          <w:lang w:val="ru-RU"/>
        </w:rPr>
        <w:t xml:space="preserve">; </w:t>
      </w:r>
      <m:oMath>
        <m:sSub>
          <m:sSubPr>
            <m:ctrlPr>
              <w:rPr>
                <w:rFonts w:ascii="Cambria Math" w:hAnsi="Cambria Math"/>
              </w:rPr>
            </m:ctrlPr>
          </m:sSubPr>
          <m:e>
            <m:r>
              <w:rPr>
                <w:rFonts w:ascii="Cambria Math" w:hAnsi="Cambria Math"/>
              </w:rPr>
              <m:t>ρ</m:t>
            </m:r>
          </m:e>
          <m:sub>
            <m:r>
              <w:rPr>
                <w:rFonts w:ascii="Cambria Math" w:hAnsi="Cambria Math"/>
              </w:rPr>
              <m:t>o</m:t>
            </m:r>
          </m:sub>
        </m:sSub>
        <m:r>
          <m:rPr>
            <m:sty m:val="p"/>
          </m:rPr>
          <w:rPr>
            <w:rFonts w:ascii="Cambria Math" w:hAnsi="Cambria Math"/>
            <w:lang w:val="ru-RU"/>
          </w:rPr>
          <m:t>=</m:t>
        </m:r>
        <m:r>
          <w:rPr>
            <w:rFonts w:ascii="Cambria Math" w:hAnsi="Cambria Math"/>
            <w:lang w:val="ru-RU"/>
          </w:rPr>
          <m:t>860</m:t>
        </m:r>
      </m:oMath>
      <w:r w:rsidRPr="00BB356E">
        <w:rPr>
          <w:lang w:val="ru-RU"/>
        </w:rPr>
        <w:t xml:space="preserve"> кг</w:t>
      </w:r>
      <m:oMath>
        <m:r>
          <m:rPr>
            <m:sty m:val="p"/>
          </m:rPr>
          <w:rPr>
            <w:rFonts w:ascii="Cambria Math" w:hAnsi="Cambria Math"/>
            <w:lang w:val="ru-RU"/>
          </w:rPr>
          <m:t>/</m:t>
        </m:r>
      </m:oMath>
      <w:r w:rsidRPr="00BB356E">
        <w:rPr>
          <w:lang w:val="ru-RU"/>
        </w:rPr>
        <w:t>м</w:t>
      </w:r>
      <m:oMath>
        <m:sSup>
          <m:sSupPr>
            <m:ctrlPr>
              <w:rPr>
                <w:rFonts w:ascii="Cambria Math" w:hAnsi="Cambria Math"/>
              </w:rPr>
            </m:ctrlPr>
          </m:sSupPr>
          <m:e>
            <m:r>
              <w:rPr>
                <w:rFonts w:ascii="Cambria Math" w:hAnsi="Cambria Math"/>
                <w:lang w:val="ru-RU"/>
              </w:rPr>
              <m:t>​</m:t>
            </m:r>
          </m:e>
          <m:sup>
            <m:r>
              <w:rPr>
                <w:rFonts w:ascii="Cambria Math" w:hAnsi="Cambria Math"/>
                <w:lang w:val="ru-RU"/>
              </w:rPr>
              <m:t>3</m:t>
            </m:r>
          </m:sup>
        </m:sSup>
      </m:oMath>
      <w:r w:rsidRPr="00BB356E">
        <w:rPr>
          <w:lang w:val="ru-RU"/>
        </w:rPr>
        <w:t xml:space="preserve">; </w:t>
      </w:r>
      <m:oMath>
        <m:sSub>
          <m:sSubPr>
            <m:ctrlPr>
              <w:rPr>
                <w:rFonts w:ascii="Cambria Math" w:hAnsi="Cambria Math"/>
              </w:rPr>
            </m:ctrlPr>
          </m:sSubPr>
          <m:e>
            <m:r>
              <w:rPr>
                <w:rFonts w:ascii="Cambria Math" w:hAnsi="Cambria Math"/>
              </w:rPr>
              <m:t>ρ</m:t>
            </m:r>
          </m:e>
          <m:sub>
            <m:r>
              <w:rPr>
                <w:rFonts w:ascii="Cambria Math" w:hAnsi="Cambria Math"/>
              </w:rPr>
              <m:t>f</m:t>
            </m:r>
          </m:sub>
        </m:sSub>
        <m:r>
          <m:rPr>
            <m:sty m:val="p"/>
          </m:rPr>
          <w:rPr>
            <w:rFonts w:ascii="Cambria Math" w:hAnsi="Cambria Math"/>
            <w:lang w:val="ru-RU"/>
          </w:rPr>
          <m:t>=</m:t>
        </m:r>
        <m:r>
          <w:rPr>
            <w:rFonts w:ascii="Cambria Math" w:hAnsi="Cambria Math"/>
            <w:lang w:val="ru-RU"/>
          </w:rPr>
          <m:t>2700</m:t>
        </m:r>
      </m:oMath>
      <w:r w:rsidRPr="00BB356E">
        <w:rPr>
          <w:lang w:val="ru-RU"/>
        </w:rPr>
        <w:t xml:space="preserve"> кг</w:t>
      </w:r>
      <m:oMath>
        <m:r>
          <m:rPr>
            <m:sty m:val="p"/>
          </m:rPr>
          <w:rPr>
            <w:rFonts w:ascii="Cambria Math" w:hAnsi="Cambria Math"/>
            <w:lang w:val="ru-RU"/>
          </w:rPr>
          <m:t>/</m:t>
        </m:r>
      </m:oMath>
      <w:r w:rsidRPr="00BB356E">
        <w:rPr>
          <w:lang w:val="ru-RU"/>
        </w:rPr>
        <w:t>м</w:t>
      </w:r>
      <m:oMath>
        <m:sSup>
          <m:sSupPr>
            <m:ctrlPr>
              <w:rPr>
                <w:rFonts w:ascii="Cambria Math" w:hAnsi="Cambria Math"/>
              </w:rPr>
            </m:ctrlPr>
          </m:sSupPr>
          <m:e>
            <m:r>
              <w:rPr>
                <w:rFonts w:ascii="Cambria Math" w:hAnsi="Cambria Math"/>
                <w:lang w:val="ru-RU"/>
              </w:rPr>
              <m:t>​</m:t>
            </m:r>
          </m:e>
          <m:sup>
            <m:r>
              <w:rPr>
                <w:rFonts w:ascii="Cambria Math" w:hAnsi="Cambria Math"/>
                <w:lang w:val="ru-RU"/>
              </w:rPr>
              <m:t>3</m:t>
            </m:r>
          </m:sup>
        </m:sSup>
      </m:oMath>
      <w:r w:rsidRPr="00BB356E">
        <w:rPr>
          <w:lang w:val="ru-RU"/>
        </w:rPr>
        <w:t xml:space="preserve">; </w:t>
      </w:r>
      <m:oMath>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lang w:val="ru-RU"/>
          </w:rPr>
          <m:t>=</m:t>
        </m:r>
        <m:r>
          <w:rPr>
            <w:rFonts w:ascii="Cambria Math" w:hAnsi="Cambria Math"/>
            <w:lang w:val="ru-RU"/>
          </w:rPr>
          <m:t>900</m:t>
        </m:r>
      </m:oMath>
      <w:r w:rsidRPr="00BB356E">
        <w:rPr>
          <w:lang w:val="ru-RU"/>
        </w:rPr>
        <w:t xml:space="preserve"> кг</w:t>
      </w:r>
      <m:oMath>
        <m:r>
          <m:rPr>
            <m:sty m:val="p"/>
          </m:rPr>
          <w:rPr>
            <w:rFonts w:ascii="Cambria Math" w:hAnsi="Cambria Math"/>
            <w:lang w:val="ru-RU"/>
          </w:rPr>
          <m:t>/</m:t>
        </m:r>
      </m:oMath>
      <w:r w:rsidRPr="00BB356E">
        <w:rPr>
          <w:lang w:val="ru-RU"/>
        </w:rPr>
        <w:t>м</w:t>
      </w:r>
      <m:oMath>
        <m:sSup>
          <m:sSupPr>
            <m:ctrlPr>
              <w:rPr>
                <w:rFonts w:ascii="Cambria Math" w:hAnsi="Cambria Math"/>
              </w:rPr>
            </m:ctrlPr>
          </m:sSupPr>
          <m:e>
            <m:r>
              <w:rPr>
                <w:rFonts w:ascii="Cambria Math" w:hAnsi="Cambria Math"/>
                <w:lang w:val="ru-RU"/>
              </w:rPr>
              <m:t>​</m:t>
            </m:r>
          </m:e>
          <m:sup>
            <m:r>
              <w:rPr>
                <w:rFonts w:ascii="Cambria Math" w:hAnsi="Cambria Math"/>
                <w:lang w:val="ru-RU"/>
              </w:rPr>
              <m:t>3</m:t>
            </m:r>
          </m:sup>
        </m:sSup>
      </m:oMath>
      <w:r w:rsidRPr="00BB356E">
        <w:rPr>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w</m:t>
            </m:r>
          </m:sub>
        </m:sSub>
        <m:r>
          <m:rPr>
            <m:sty m:val="p"/>
          </m:rPr>
          <w:rPr>
            <w:rFonts w:ascii="Cambria Math" w:hAnsi="Cambria Math"/>
            <w:lang w:val="ru-RU"/>
          </w:rPr>
          <m:t>=</m:t>
        </m:r>
        <m:r>
          <w:rPr>
            <w:rFonts w:ascii="Cambria Math" w:hAnsi="Cambria Math"/>
            <w:lang w:val="ru-RU"/>
          </w:rPr>
          <m:t>4200</m:t>
        </m:r>
      </m:oMath>
      <w:r w:rsidRPr="00BB356E">
        <w:rPr>
          <w:lang w:val="ru-RU"/>
        </w:rPr>
        <w:t xml:space="preserve"> Дж</w:t>
      </w:r>
      <m:oMath>
        <m:r>
          <m:rPr>
            <m:sty m:val="p"/>
          </m:rPr>
          <w:rPr>
            <w:rFonts w:ascii="Cambria Math" w:hAnsi="Cambria Math"/>
            <w:lang w:val="ru-RU"/>
          </w:rPr>
          <m:t>/</m:t>
        </m:r>
      </m:oMath>
      <w:r w:rsidRPr="00BB356E">
        <w:rPr>
          <w:lang w:val="ru-RU"/>
        </w:rPr>
        <w:t>(кг</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rsidRPr="00BB356E">
        <w:t>C</w:t>
      </w:r>
      <w:r w:rsidRPr="00BB356E">
        <w:rPr>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lang w:val="ru-RU"/>
          </w:rPr>
          <m:t>=</m:t>
        </m:r>
        <m:r>
          <w:rPr>
            <w:rFonts w:ascii="Cambria Math" w:hAnsi="Cambria Math"/>
            <w:lang w:val="ru-RU"/>
          </w:rPr>
          <m:t>2000</m:t>
        </m:r>
      </m:oMath>
      <w:r w:rsidRPr="00BB356E">
        <w:rPr>
          <w:lang w:val="ru-RU"/>
        </w:rPr>
        <w:t xml:space="preserve"> Дж</w:t>
      </w:r>
      <m:oMath>
        <m:r>
          <m:rPr>
            <m:sty m:val="p"/>
          </m:rPr>
          <w:rPr>
            <w:rFonts w:ascii="Cambria Math" w:hAnsi="Cambria Math"/>
            <w:lang w:val="ru-RU"/>
          </w:rPr>
          <m:t>/</m:t>
        </m:r>
      </m:oMath>
      <w:r w:rsidRPr="00BB356E">
        <w:rPr>
          <w:lang w:val="ru-RU"/>
        </w:rPr>
        <w:t>(кг</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rsidRPr="00BB356E">
        <w:t>C</w:t>
      </w:r>
      <w:r w:rsidRPr="00BB356E">
        <w:rPr>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lang w:val="ru-RU"/>
          </w:rPr>
          <m:t>=</m:t>
        </m:r>
        <m:r>
          <w:rPr>
            <w:rFonts w:ascii="Cambria Math" w:hAnsi="Cambria Math"/>
            <w:lang w:val="ru-RU"/>
          </w:rPr>
          <m:t>1000</m:t>
        </m:r>
      </m:oMath>
      <w:r w:rsidRPr="00BB356E">
        <w:rPr>
          <w:lang w:val="ru-RU"/>
        </w:rPr>
        <w:t xml:space="preserve"> Дж</w:t>
      </w:r>
      <m:oMath>
        <m:r>
          <m:rPr>
            <m:sty m:val="p"/>
          </m:rPr>
          <w:rPr>
            <w:rFonts w:ascii="Cambria Math" w:hAnsi="Cambria Math"/>
            <w:lang w:val="ru-RU"/>
          </w:rPr>
          <m:t>/</m:t>
        </m:r>
      </m:oMath>
      <w:r w:rsidRPr="00BB356E">
        <w:rPr>
          <w:lang w:val="ru-RU"/>
        </w:rPr>
        <w:t>(кг</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rsidRPr="00BB356E">
        <w:t>C</w:t>
      </w:r>
      <w:r w:rsidRPr="00BB356E">
        <w:rPr>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lang w:val="ru-RU"/>
          </w:rPr>
          <m:t>=</m:t>
        </m:r>
        <m:r>
          <w:rPr>
            <w:rFonts w:ascii="Cambria Math" w:hAnsi="Cambria Math"/>
            <w:lang w:val="ru-RU"/>
          </w:rPr>
          <m:t>2200</m:t>
        </m:r>
      </m:oMath>
      <w:r w:rsidRPr="00BB356E">
        <w:rPr>
          <w:lang w:val="ru-RU"/>
        </w:rPr>
        <w:t xml:space="preserve"> Дж</w:t>
      </w:r>
      <m:oMath>
        <m:r>
          <m:rPr>
            <m:sty m:val="p"/>
          </m:rPr>
          <w:rPr>
            <w:rFonts w:ascii="Cambria Math" w:hAnsi="Cambria Math"/>
            <w:lang w:val="ru-RU"/>
          </w:rPr>
          <m:t>/</m:t>
        </m:r>
      </m:oMath>
      <w:r w:rsidRPr="00BB356E">
        <w:rPr>
          <w:lang w:val="ru-RU"/>
        </w:rPr>
        <w:t>(кг</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rsidRPr="00BB356E">
        <w:t>C</w:t>
      </w:r>
      <w:r w:rsidRPr="00BB356E">
        <w:rPr>
          <w:lang w:val="ru-RU"/>
        </w:rPr>
        <w:t xml:space="preserve">); </w:t>
      </w:r>
      <m:oMath>
        <m:sSub>
          <m:sSubPr>
            <m:ctrlPr>
              <w:rPr>
                <w:rFonts w:ascii="Cambria Math" w:hAnsi="Cambria Math"/>
              </w:rPr>
            </m:ctrlPr>
          </m:sSubPr>
          <m:e>
            <m:r>
              <w:rPr>
                <w:rFonts w:ascii="Cambria Math" w:hAnsi="Cambria Math"/>
              </w:rPr>
              <m:t>λ</m:t>
            </m:r>
          </m:e>
          <m:sub>
            <m:r>
              <w:rPr>
                <w:rFonts w:ascii="Cambria Math" w:hAnsi="Cambria Math"/>
              </w:rPr>
              <m:t>w</m:t>
            </m:r>
          </m:sub>
        </m:sSub>
        <m:r>
          <m:rPr>
            <m:sty m:val="p"/>
          </m:rPr>
          <w:rPr>
            <w:rFonts w:ascii="Cambria Math" w:hAnsi="Cambria Math"/>
            <w:lang w:val="ru-RU"/>
          </w:rPr>
          <m:t>=</m:t>
        </m:r>
        <m:r>
          <w:rPr>
            <w:rFonts w:ascii="Cambria Math" w:hAnsi="Cambria Math"/>
            <w:lang w:val="ru-RU"/>
          </w:rPr>
          <m:t>0.12</m:t>
        </m:r>
      </m:oMath>
      <w:r w:rsidRPr="00BB356E">
        <w:rPr>
          <w:lang w:val="ru-RU"/>
        </w:rPr>
        <w:t xml:space="preserve"> Вт</w:t>
      </w:r>
      <m:oMath>
        <m:r>
          <m:rPr>
            <m:sty m:val="p"/>
          </m:rPr>
          <w:rPr>
            <w:rFonts w:ascii="Cambria Math" w:hAnsi="Cambria Math"/>
            <w:lang w:val="ru-RU"/>
          </w:rPr>
          <m:t>/</m:t>
        </m:r>
      </m:oMath>
      <w:r w:rsidRPr="00BB356E">
        <w:rPr>
          <w:lang w:val="ru-RU"/>
        </w:rPr>
        <w:t>(м</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rsidRPr="00BB356E">
        <w:t>C</w:t>
      </w:r>
      <w:r w:rsidRPr="00BB356E">
        <w:rPr>
          <w:lang w:val="ru-RU"/>
        </w:rPr>
        <w:t xml:space="preserve">); </w:t>
      </w:r>
      <m:oMath>
        <m:sSub>
          <m:sSubPr>
            <m:ctrlPr>
              <w:rPr>
                <w:rFonts w:ascii="Cambria Math" w:hAnsi="Cambria Math"/>
              </w:rPr>
            </m:ctrlPr>
          </m:sSubPr>
          <m:e>
            <m:r>
              <w:rPr>
                <w:rFonts w:ascii="Cambria Math" w:hAnsi="Cambria Math"/>
              </w:rPr>
              <m:t>λ</m:t>
            </m:r>
          </m:e>
          <m:sub>
            <m:r>
              <w:rPr>
                <w:rFonts w:ascii="Cambria Math" w:hAnsi="Cambria Math"/>
              </w:rPr>
              <m:t>o</m:t>
            </m:r>
          </m:sub>
        </m:sSub>
        <m:r>
          <m:rPr>
            <m:sty m:val="p"/>
          </m:rPr>
          <w:rPr>
            <w:rFonts w:ascii="Cambria Math" w:hAnsi="Cambria Math"/>
            <w:lang w:val="ru-RU"/>
          </w:rPr>
          <m:t>=</m:t>
        </m:r>
        <m:r>
          <w:rPr>
            <w:rFonts w:ascii="Cambria Math" w:hAnsi="Cambria Math"/>
            <w:lang w:val="ru-RU"/>
          </w:rPr>
          <m:t>0.6</m:t>
        </m:r>
      </m:oMath>
      <w:r w:rsidRPr="00BB356E">
        <w:rPr>
          <w:lang w:val="ru-RU"/>
        </w:rPr>
        <w:t xml:space="preserve"> Вт</w:t>
      </w:r>
      <m:oMath>
        <m:r>
          <m:rPr>
            <m:sty m:val="p"/>
          </m:rPr>
          <w:rPr>
            <w:rFonts w:ascii="Cambria Math" w:hAnsi="Cambria Math"/>
            <w:lang w:val="ru-RU"/>
          </w:rPr>
          <m:t>/</m:t>
        </m:r>
      </m:oMath>
      <w:r w:rsidRPr="00BB356E">
        <w:rPr>
          <w:lang w:val="ru-RU"/>
        </w:rPr>
        <w:t>(м</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rsidRPr="00BB356E">
        <w:t>C</w:t>
      </w:r>
      <w:r w:rsidRPr="00BB356E">
        <w:rPr>
          <w:lang w:val="ru-RU"/>
        </w:rPr>
        <w:t xml:space="preserve">); </w:t>
      </w:r>
      <m:oMath>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lang w:val="ru-RU"/>
          </w:rPr>
          <m:t>=</m:t>
        </m:r>
        <m:r>
          <w:rPr>
            <w:rFonts w:ascii="Cambria Math" w:hAnsi="Cambria Math"/>
            <w:lang w:val="ru-RU"/>
          </w:rPr>
          <m:t>1.8</m:t>
        </m:r>
      </m:oMath>
      <w:r w:rsidRPr="00BB356E">
        <w:rPr>
          <w:lang w:val="ru-RU"/>
        </w:rPr>
        <w:t xml:space="preserve"> Вт</w:t>
      </w:r>
      <m:oMath>
        <m:r>
          <m:rPr>
            <m:sty m:val="p"/>
          </m:rPr>
          <w:rPr>
            <w:rFonts w:ascii="Cambria Math" w:hAnsi="Cambria Math"/>
            <w:lang w:val="ru-RU"/>
          </w:rPr>
          <m:t>/</m:t>
        </m:r>
      </m:oMath>
      <w:r w:rsidRPr="00BB356E">
        <w:rPr>
          <w:lang w:val="ru-RU"/>
        </w:rPr>
        <w:t>(м</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rsidRPr="00BB356E">
        <w:t>C</w:t>
      </w:r>
      <w:r w:rsidRPr="00BB356E">
        <w:rPr>
          <w:lang w:val="ru-RU"/>
        </w:rPr>
        <w:t xml:space="preserve">); </w:t>
      </w:r>
      <m:oMath>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lang w:val="ru-RU"/>
          </w:rPr>
          <m:t>=</m:t>
        </m:r>
        <m:r>
          <w:rPr>
            <w:rFonts w:ascii="Cambria Math" w:hAnsi="Cambria Math"/>
            <w:lang w:val="ru-RU"/>
          </w:rPr>
          <m:t>0.2</m:t>
        </m:r>
      </m:oMath>
      <w:r w:rsidRPr="00BB356E">
        <w:rPr>
          <w:lang w:val="ru-RU"/>
        </w:rPr>
        <w:t xml:space="preserve"> Вт</w:t>
      </w:r>
      <m:oMath>
        <m:r>
          <w:rPr>
            <w:rFonts w:ascii="Cambria Math" w:hAnsi="Cambria Math"/>
            <w:lang w:val="ru-RU"/>
          </w:rPr>
          <m:t>/</m:t>
        </m:r>
      </m:oMath>
      <w:r w:rsidRPr="00BB356E">
        <w:rPr>
          <w:lang w:val="ru-RU"/>
        </w:rPr>
        <w:t>(м</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rsidRPr="00BB356E">
        <w:t>C</w:t>
      </w:r>
      <w:r w:rsidRPr="00BB356E">
        <w:rPr>
          <w:lang w:val="ru-RU"/>
        </w:rPr>
        <w:t xml:space="preserve">); </w:t>
      </w:r>
      <m:oMath>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lang w:val="ru-RU"/>
          </w:rPr>
          <m:t>=</m:t>
        </m:r>
        <m:r>
          <w:rPr>
            <w:rFonts w:ascii="Cambria Math" w:hAnsi="Cambria Math"/>
            <w:lang w:val="ru-RU"/>
          </w:rPr>
          <m:t>350</m:t>
        </m:r>
      </m:oMath>
      <w:r w:rsidRPr="00BB356E">
        <w:rPr>
          <w:lang w:val="ru-RU"/>
        </w:rPr>
        <w:t xml:space="preserve"> г</w:t>
      </w:r>
      <m:oMath>
        <m:r>
          <m:rPr>
            <m:sty m:val="p"/>
          </m:rPr>
          <w:rPr>
            <w:rFonts w:ascii="Cambria Math" w:hAnsi="Cambria Math"/>
            <w:lang w:val="ru-RU"/>
          </w:rPr>
          <m:t>/</m:t>
        </m:r>
      </m:oMath>
      <w:r w:rsidRPr="00BB356E">
        <w:rPr>
          <w:lang w:val="ru-RU"/>
        </w:rPr>
        <w:t>моль.</w:t>
      </w:r>
      <w:r w:rsidRPr="000D1661">
        <w:rPr>
          <w:lang w:val="ru-RU"/>
        </w:rPr>
        <w:t xml:space="preserve"> Использовалась модель относительных фазовых проницаемостей Кори, с параметрами: </w:t>
      </w:r>
      <m:oMath>
        <m:r>
          <w:rPr>
            <w:rFonts w:ascii="Cambria Math" w:hAnsi="Cambria Math"/>
          </w:rPr>
          <m:t>n</m:t>
        </m:r>
        <m:r>
          <m:rPr>
            <m:sty m:val="p"/>
          </m:rPr>
          <w:rPr>
            <w:rFonts w:ascii="Cambria Math" w:hAnsi="Cambria Math"/>
            <w:lang w:val="ru-RU"/>
          </w:rPr>
          <m:t>=</m:t>
        </m:r>
        <m:r>
          <w:rPr>
            <w:rFonts w:ascii="Cambria Math" w:hAnsi="Cambria Math"/>
            <w:lang w:val="ru-RU"/>
          </w:rPr>
          <m:t>2</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lang w:val="ru-RU"/>
              </w:rPr>
              <m:t>*</m:t>
            </m:r>
          </m:sub>
        </m:sSub>
        <m:r>
          <m:rPr>
            <m:sty m:val="p"/>
          </m:rPr>
          <w:rPr>
            <w:rFonts w:ascii="Cambria Math" w:hAnsi="Cambria Math"/>
            <w:lang w:val="ru-RU"/>
          </w:rPr>
          <m:t>=</m:t>
        </m:r>
        <m:r>
          <w:rPr>
            <w:rFonts w:ascii="Cambria Math" w:hAnsi="Cambria Math"/>
            <w:lang w:val="ru-RU"/>
          </w:rPr>
          <m:t>0.18</m:t>
        </m:r>
      </m:oMath>
      <w:r w:rsidRPr="000D1661">
        <w:rPr>
          <w:lang w:val="ru-RU"/>
        </w:rP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r>
          <w:rPr>
            <w:rFonts w:ascii="Cambria Math" w:hAnsi="Cambria Math"/>
            <w:lang w:val="ru-RU"/>
          </w:rPr>
          <m:t>0.7</m:t>
        </m:r>
      </m:oMath>
      <w:r w:rsidRPr="000D1661">
        <w:rPr>
          <w:lang w:val="ru-RU"/>
        </w:rPr>
        <w:t xml:space="preserve">. </w:t>
      </w:r>
      <w:r w:rsidRPr="00D354F2">
        <w:rPr>
          <w:lang w:val="ru-RU"/>
        </w:rPr>
        <w:t xml:space="preserve">Температура кристаллизации парафина вычислялась по следующей формуле </w:t>
      </w:r>
      <w:r w:rsidR="00690A7D" w:rsidRPr="00D354F2">
        <w:rPr>
          <w:lang w:val="ru-RU"/>
        </w:rPr>
        <w:t>[1</w:t>
      </w:r>
      <w:r w:rsidR="00B755A1" w:rsidRPr="00057A2C">
        <w:rPr>
          <w:lang w:val="ru-RU"/>
        </w:rPr>
        <w:t>5</w:t>
      </w:r>
      <w:r w:rsidR="00690A7D" w:rsidRPr="00D354F2">
        <w:rPr>
          <w:lang w:val="ru-RU"/>
        </w:rPr>
        <w:t>]</w:t>
      </w:r>
      <w:r w:rsidRPr="00D354F2">
        <w:rPr>
          <w:lang w:val="ru-RU"/>
        </w:rPr>
        <w:t>:</w:t>
      </w:r>
    </w:p>
    <w:p w14:paraId="5FD5BCC8" w14:textId="77777777" w:rsidR="0069360A" w:rsidRPr="00D354F2" w:rsidRDefault="00D354F2" w:rsidP="00D354F2">
      <w:pPr>
        <w:pStyle w:val="a0"/>
        <w:tabs>
          <w:tab w:val="center" w:pos="4820"/>
          <w:tab w:val="right" w:pos="9639"/>
        </w:tabs>
        <w:jc w:val="both"/>
        <w:rPr>
          <w:lang w:val="ru-RU"/>
        </w:rPr>
      </w:pPr>
      <w:r w:rsidRPr="00FB27A8">
        <w:rPr>
          <w:rFonts w:eastAsiaTheme="minorEastAsia"/>
          <w:lang w:val="ru-RU"/>
        </w:rPr>
        <w:tab/>
      </w:r>
      <m:oMath>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lang w:val="ru-RU"/>
          </w:rPr>
          <m:t>=</m:t>
        </m:r>
        <m:r>
          <w:rPr>
            <w:rFonts w:ascii="Cambria Math" w:hAnsi="Cambria Math"/>
            <w:lang w:val="ru-RU"/>
          </w:rPr>
          <m:t>101.35</m:t>
        </m:r>
        <m:r>
          <m:rPr>
            <m:sty m:val="p"/>
          </m:rPr>
          <w:rPr>
            <w:rFonts w:ascii="Cambria Math" w:hAnsi="Cambria Math"/>
            <w:lang w:val="ru-RU"/>
          </w:rPr>
          <m:t>+</m:t>
        </m:r>
        <m:r>
          <w:rPr>
            <w:rFonts w:ascii="Cambria Math" w:hAnsi="Cambria Math"/>
            <w:lang w:val="ru-RU"/>
          </w:rPr>
          <m:t>0.02617</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lang w:val="ru-RU"/>
          </w:rPr>
          <m:t>-</m:t>
        </m:r>
        <m:f>
          <m:fPr>
            <m:ctrlPr>
              <w:rPr>
                <w:rFonts w:ascii="Cambria Math" w:hAnsi="Cambria Math"/>
              </w:rPr>
            </m:ctrlPr>
          </m:fPr>
          <m:num>
            <m:r>
              <w:rPr>
                <w:rFonts w:ascii="Cambria Math" w:hAnsi="Cambria Math"/>
                <w:lang w:val="ru-RU"/>
              </w:rPr>
              <m:t>20172</m:t>
            </m:r>
          </m:num>
          <m:den>
            <m:sSub>
              <m:sSubPr>
                <m:ctrlPr>
                  <w:rPr>
                    <w:rFonts w:ascii="Cambria Math" w:hAnsi="Cambria Math"/>
                  </w:rPr>
                </m:ctrlPr>
              </m:sSubPr>
              <m:e>
                <m:r>
                  <w:rPr>
                    <w:rFonts w:ascii="Cambria Math" w:hAnsi="Cambria Math"/>
                  </w:rPr>
                  <m:t>M</m:t>
                </m:r>
              </m:e>
              <m:sub>
                <m:r>
                  <w:rPr>
                    <w:rFonts w:ascii="Cambria Math" w:hAnsi="Cambria Math"/>
                  </w:rPr>
                  <m:t>r</m:t>
                </m:r>
              </m:sub>
            </m:sSub>
          </m:den>
        </m:f>
        <m:r>
          <w:rPr>
            <w:rFonts w:ascii="Cambria Math" w:hAnsi="Cambria Math"/>
            <w:lang w:val="ru-RU"/>
          </w:rPr>
          <m:t>.</m:t>
        </m:r>
      </m:oMath>
      <w:r w:rsidRPr="00FB27A8">
        <w:rPr>
          <w:rFonts w:eastAsiaTheme="minorEastAsia"/>
          <w:lang w:val="ru-RU"/>
        </w:rPr>
        <w:tab/>
      </w:r>
      <w:r w:rsidRPr="00D354F2">
        <w:rPr>
          <w:rFonts w:eastAsiaTheme="minorEastAsia"/>
          <w:lang w:val="ru-RU"/>
        </w:rPr>
        <w:t xml:space="preserve"> </w:t>
      </w:r>
      <m:oMath>
        <m:r>
          <w:rPr>
            <w:rFonts w:ascii="Cambria Math" w:eastAsiaTheme="minorEastAsia" w:hAnsi="Cambria Math"/>
            <w:lang w:val="ru-RU"/>
          </w:rPr>
          <m:t>(13)</m:t>
        </m:r>
      </m:oMath>
    </w:p>
    <w:p w14:paraId="25B82730" w14:textId="31B2564F" w:rsidR="0069360A" w:rsidRPr="000D1661" w:rsidRDefault="00D3518C" w:rsidP="00D354F2">
      <w:pPr>
        <w:pStyle w:val="FirstParagraph"/>
        <w:tabs>
          <w:tab w:val="center" w:pos="4820"/>
          <w:tab w:val="right" w:pos="9639"/>
        </w:tabs>
        <w:jc w:val="both"/>
        <w:rPr>
          <w:lang w:val="ru-RU"/>
        </w:rPr>
      </w:pPr>
      <w:r w:rsidRPr="000D1661">
        <w:rPr>
          <w:lang w:val="ru-RU"/>
        </w:rPr>
        <w:t>Зависимость вязкости флюидов от температуры вычисляются с использованием приведенных ниже уравнений</w:t>
      </w:r>
      <w:r w:rsidR="00690A7D" w:rsidRPr="00690A7D">
        <w:rPr>
          <w:lang w:val="ru-RU"/>
        </w:rPr>
        <w:t xml:space="preserve"> [1</w:t>
      </w:r>
      <w:r w:rsidR="00B755A1" w:rsidRPr="00B755A1">
        <w:rPr>
          <w:lang w:val="ru-RU"/>
        </w:rPr>
        <w:t>6</w:t>
      </w:r>
      <w:r w:rsidR="00690A7D" w:rsidRPr="00690A7D">
        <w:rPr>
          <w:lang w:val="ru-RU"/>
        </w:rPr>
        <w:t>]</w:t>
      </w:r>
      <w:r w:rsidRPr="000D1661">
        <w:rPr>
          <w:lang w:val="ru-RU"/>
        </w:rPr>
        <w:t>:</w:t>
      </w:r>
    </w:p>
    <w:p w14:paraId="24C430CF" w14:textId="77777777" w:rsidR="0069360A" w:rsidRPr="00D354F2" w:rsidRDefault="00D354F2" w:rsidP="00D354F2">
      <w:pPr>
        <w:pStyle w:val="a0"/>
        <w:tabs>
          <w:tab w:val="center" w:pos="4820"/>
          <w:tab w:val="right" w:pos="9639"/>
        </w:tabs>
        <w:jc w:val="both"/>
        <w:rPr>
          <w:lang w:val="ru-RU"/>
        </w:rPr>
      </w:pPr>
      <w:r w:rsidRPr="00FB27A8">
        <w:rPr>
          <w:rFonts w:eastAsiaTheme="minorEastAsia"/>
          <w:lang w:val="ru-RU"/>
        </w:rPr>
        <w:tab/>
      </w: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μ</m:t>
                  </m:r>
                </m:e>
                <m:sub>
                  <m:r>
                    <w:rPr>
                      <w:rFonts w:ascii="Cambria Math" w:hAnsi="Cambria Math"/>
                    </w:rPr>
                    <m:t>w</m:t>
                  </m:r>
                </m:sub>
              </m:sSub>
            </m:e>
            <m:e>
              <m:r>
                <m:rPr>
                  <m:sty m:val="p"/>
                </m:rPr>
                <w:rPr>
                  <w:rFonts w:ascii="Cambria Math" w:hAnsi="Cambria Math"/>
                  <w:lang w:val="ru-RU"/>
                </w:rPr>
                <m:t>=</m:t>
              </m:r>
              <m:r>
                <w:rPr>
                  <w:rFonts w:ascii="Cambria Math" w:hAnsi="Cambria Math"/>
                  <w:lang w:val="ru-RU"/>
                </w:rPr>
                <m:t>0.00002414</m:t>
              </m:r>
              <m:r>
                <m:rPr>
                  <m:sty m:val="p"/>
                </m:rPr>
                <w:rPr>
                  <w:rFonts w:ascii="Cambria Math" w:hAnsi="Cambria Math"/>
                  <w:lang w:val="ru-RU"/>
                </w:rPr>
                <m:t>⋅</m:t>
              </m:r>
              <m:sSup>
                <m:sSupPr>
                  <m:ctrlPr>
                    <w:rPr>
                      <w:rFonts w:ascii="Cambria Math" w:hAnsi="Cambria Math"/>
                    </w:rPr>
                  </m:ctrlPr>
                </m:sSupPr>
                <m:e>
                  <m:r>
                    <w:rPr>
                      <w:rFonts w:ascii="Cambria Math" w:hAnsi="Cambria Math"/>
                      <w:lang w:val="ru-RU"/>
                    </w:rPr>
                    <m:t>10</m:t>
                  </m:r>
                </m:e>
                <m:sup>
                  <m:f>
                    <m:fPr>
                      <m:ctrlPr>
                        <w:rPr>
                          <w:rFonts w:ascii="Cambria Math" w:hAnsi="Cambria Math"/>
                        </w:rPr>
                      </m:ctrlPr>
                    </m:fPr>
                    <m:num>
                      <m:r>
                        <w:rPr>
                          <w:rFonts w:ascii="Cambria Math" w:hAnsi="Cambria Math"/>
                          <w:lang w:val="ru-RU"/>
                        </w:rPr>
                        <m:t>247.8</m:t>
                      </m:r>
                    </m:num>
                    <m:den>
                      <m:r>
                        <w:rPr>
                          <w:rFonts w:ascii="Cambria Math" w:hAnsi="Cambria Math"/>
                        </w:rPr>
                        <m:t>T</m:t>
                      </m:r>
                      <m:r>
                        <m:rPr>
                          <m:sty m:val="p"/>
                        </m:rPr>
                        <w:rPr>
                          <w:rFonts w:ascii="Cambria Math" w:hAnsi="Cambria Math"/>
                          <w:lang w:val="ru-RU"/>
                        </w:rPr>
                        <m:t>+</m:t>
                      </m:r>
                      <m:r>
                        <w:rPr>
                          <w:rFonts w:ascii="Cambria Math" w:hAnsi="Cambria Math"/>
                          <w:lang w:val="ru-RU"/>
                        </w:rPr>
                        <m:t>133.15</m:t>
                      </m:r>
                    </m:den>
                  </m:f>
                </m:sup>
              </m:sSup>
              <m:r>
                <m:rPr>
                  <m:sty m:val="p"/>
                </m:rPr>
                <w:rPr>
                  <w:rFonts w:ascii="Cambria Math" w:hAnsi="Cambria Math"/>
                  <w:lang w:val="ru-RU"/>
                </w:rPr>
                <m:t>,</m:t>
              </m:r>
            </m:e>
          </m:mr>
          <m:mr>
            <m:e>
              <m:sSub>
                <m:sSubPr>
                  <m:ctrlPr>
                    <w:rPr>
                      <w:rFonts w:ascii="Cambria Math" w:hAnsi="Cambria Math"/>
                    </w:rPr>
                  </m:ctrlPr>
                </m:sSubPr>
                <m:e>
                  <m:r>
                    <w:rPr>
                      <w:rFonts w:ascii="Cambria Math" w:hAnsi="Cambria Math"/>
                    </w:rPr>
                    <m:t>μ</m:t>
                  </m:r>
                </m:e>
                <m:sub>
                  <m:r>
                    <w:rPr>
                      <w:rFonts w:ascii="Cambria Math" w:hAnsi="Cambria Math"/>
                    </w:rPr>
                    <m:t>o</m:t>
                  </m:r>
                </m:sub>
              </m:sSub>
            </m:e>
            <m:e>
              <m:r>
                <m:rPr>
                  <m:sty m:val="p"/>
                </m:rPr>
                <w:rPr>
                  <w:rFonts w:ascii="Cambria Math" w:hAnsi="Cambria Math"/>
                  <w:lang w:val="ru-RU"/>
                </w:rPr>
                <m:t>=</m:t>
              </m:r>
              <m:r>
                <w:rPr>
                  <w:rFonts w:ascii="Cambria Math" w:hAnsi="Cambria Math"/>
                  <w:lang w:val="ru-RU"/>
                </w:rPr>
                <m:t>0.001</m:t>
              </m:r>
              <m:r>
                <m:rPr>
                  <m:sty m:val="p"/>
                </m:rPr>
                <w:rPr>
                  <w:rFonts w:ascii="Cambria Math" w:hAnsi="Cambria Math"/>
                  <w:lang w:val="ru-RU"/>
                </w:rPr>
                <m:t>⋅</m:t>
              </m:r>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lang w:val="ru-RU"/>
                        </w:rPr>
                        <m:t>5000</m:t>
                      </m:r>
                    </m:num>
                    <m:den>
                      <m:r>
                        <w:rPr>
                          <w:rFonts w:ascii="Cambria Math" w:hAnsi="Cambria Math"/>
                        </w:rPr>
                        <m:t>R</m:t>
                      </m:r>
                      <m:d>
                        <m:dPr>
                          <m:ctrlPr>
                            <w:rPr>
                              <w:rFonts w:ascii="Cambria Math" w:hAnsi="Cambria Math"/>
                            </w:rPr>
                          </m:ctrlPr>
                        </m:dPr>
                        <m:e>
                          <m:r>
                            <w:rPr>
                              <w:rFonts w:ascii="Cambria Math" w:hAnsi="Cambria Math"/>
                            </w:rPr>
                            <m:t>T</m:t>
                          </m:r>
                          <m:r>
                            <m:rPr>
                              <m:sty m:val="p"/>
                            </m:rPr>
                            <w:rPr>
                              <w:rFonts w:ascii="Cambria Math" w:hAnsi="Cambria Math"/>
                              <w:lang w:val="ru-RU"/>
                            </w:rPr>
                            <m:t>+</m:t>
                          </m:r>
                          <m:r>
                            <w:rPr>
                              <w:rFonts w:ascii="Cambria Math" w:hAnsi="Cambria Math"/>
                              <w:lang w:val="ru-RU"/>
                            </w:rPr>
                            <m:t>273.15</m:t>
                          </m:r>
                        </m:e>
                      </m:d>
                    </m:den>
                  </m:f>
                </m:e>
              </m:d>
              <m:r>
                <w:rPr>
                  <w:rFonts w:ascii="Cambria Math" w:hAnsi="Cambria Math"/>
                  <w:lang w:val="ru-RU"/>
                </w:rPr>
                <m:t>.</m:t>
              </m:r>
            </m:e>
          </m:mr>
        </m:m>
      </m:oMath>
      <w:r w:rsidRPr="00FB27A8">
        <w:rPr>
          <w:rFonts w:eastAsiaTheme="minorEastAsia"/>
          <w:lang w:val="ru-RU"/>
        </w:rPr>
        <w:tab/>
      </w:r>
      <w:r w:rsidRPr="00D354F2">
        <w:rPr>
          <w:rFonts w:eastAsiaTheme="minorEastAsia"/>
          <w:lang w:val="ru-RU"/>
        </w:rPr>
        <w:t xml:space="preserve"> </w:t>
      </w:r>
      <m:oMath>
        <m:r>
          <w:rPr>
            <w:rFonts w:ascii="Cambria Math" w:eastAsiaTheme="minorEastAsia" w:hAnsi="Cambria Math"/>
            <w:lang w:val="ru-RU"/>
          </w:rPr>
          <m:t>(14)</m:t>
        </m:r>
      </m:oMath>
    </w:p>
    <w:p w14:paraId="15913CE9" w14:textId="77777777" w:rsidR="0069360A" w:rsidRDefault="00D3518C" w:rsidP="001E245F">
      <w:pPr>
        <w:pStyle w:val="FirstParagraph"/>
        <w:ind w:firstLine="720"/>
        <w:jc w:val="both"/>
        <w:rPr>
          <w:lang w:val="ru-RU"/>
        </w:rPr>
      </w:pPr>
      <w:r w:rsidRPr="000D1661">
        <w:rPr>
          <w:lang w:val="ru-RU"/>
        </w:rPr>
        <w:t xml:space="preserve">Рассмотрено два случая: в первом происходит фильтрация парафиносодержащей нефти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lang w:val="ru-RU"/>
              </w:rPr>
              <m:t>=</m:t>
            </m:r>
            <m:r>
              <w:rPr>
                <w:rFonts w:ascii="Cambria Math" w:hAnsi="Cambria Math"/>
                <w:lang w:val="ru-RU"/>
              </w:rPr>
              <m:t>5</m:t>
            </m:r>
            <m:r>
              <m:rPr>
                <m:sty m:val="p"/>
              </m:rPr>
              <w:rPr>
                <w:rFonts w:ascii="Cambria Math" w:hAnsi="Cambria Math"/>
                <w:lang w:val="ru-RU"/>
              </w:rPr>
              <m:t>%</m:t>
            </m:r>
          </m:e>
        </m:d>
      </m:oMath>
      <w:r w:rsidRPr="000D1661">
        <w:rPr>
          <w:lang w:val="ru-RU"/>
        </w:rPr>
        <w:t xml:space="preserve">, во втором – </w:t>
      </w:r>
      <w:r w:rsidR="00FD4679">
        <w:rPr>
          <w:lang w:val="ru-RU"/>
        </w:rPr>
        <w:t>содержа</w:t>
      </w:r>
      <w:r w:rsidRPr="000D1661">
        <w:rPr>
          <w:lang w:val="ru-RU"/>
        </w:rPr>
        <w:t xml:space="preserve">нием парафина пренебрегается. Расчет проводился до достижения предельной обводненности добывающей скважины </w:t>
      </w:r>
      <m:oMath>
        <m:r>
          <w:rPr>
            <w:rFonts w:ascii="Cambria Math" w:hAnsi="Cambria Math"/>
            <w:lang w:val="ru-RU"/>
          </w:rPr>
          <m:t>98</m:t>
        </m:r>
        <m:r>
          <m:rPr>
            <m:sty m:val="p"/>
          </m:rPr>
          <w:rPr>
            <w:rFonts w:ascii="Cambria Math" w:hAnsi="Cambria Math"/>
            <w:lang w:val="ru-RU"/>
          </w:rPr>
          <m:t>%</m:t>
        </m:r>
      </m:oMath>
      <w:r w:rsidRPr="000D1661">
        <w:rPr>
          <w:lang w:val="ru-RU"/>
        </w:rPr>
        <w:t xml:space="preserve">. </w:t>
      </w:r>
      <w:r w:rsidR="00954CE1" w:rsidRPr="00954CE1">
        <w:rPr>
          <w:lang w:val="ru-RU"/>
        </w:rPr>
        <w:t xml:space="preserve">На (рис. </w:t>
      </w:r>
      <m:oMath>
        <m:r>
          <w:rPr>
            <w:rFonts w:ascii="Cambria Math" w:hAnsi="Cambria Math"/>
            <w:lang w:val="ru-RU"/>
          </w:rPr>
          <m:t>1</m:t>
        </m:r>
      </m:oMath>
      <w:r w:rsidR="00954CE1" w:rsidRPr="00954CE1">
        <w:rPr>
          <w:lang w:val="ru-RU"/>
        </w:rPr>
        <w:t>) в</w:t>
      </w:r>
      <w:r w:rsidRPr="00954CE1">
        <w:rPr>
          <w:lang w:val="ru-RU"/>
        </w:rPr>
        <w:t xml:space="preserve">идно, что из-за </w:t>
      </w:r>
      <w:r w:rsidR="00954CE1" w:rsidRPr="00954CE1">
        <w:rPr>
          <w:lang w:val="ru-RU"/>
        </w:rPr>
        <w:t>кольматации призабойной зоны нагнетательной скважины</w:t>
      </w:r>
      <w:r w:rsidRPr="00954CE1">
        <w:rPr>
          <w:lang w:val="ru-RU"/>
        </w:rPr>
        <w:t xml:space="preserve"> парафином дебит</w:t>
      </w:r>
      <w:r w:rsidR="00954CE1" w:rsidRPr="00954CE1">
        <w:rPr>
          <w:lang w:val="ru-RU"/>
        </w:rPr>
        <w:t xml:space="preserve"> добывающей</w:t>
      </w:r>
      <w:r w:rsidRPr="00954CE1">
        <w:rPr>
          <w:lang w:val="ru-RU"/>
        </w:rPr>
        <w:t xml:space="preserve"> скважины</w:t>
      </w:r>
      <w:r w:rsidR="000140EB" w:rsidRPr="000140EB">
        <w:rPr>
          <w:lang w:val="ru-RU"/>
        </w:rPr>
        <w:t xml:space="preserve"> </w:t>
      </w:r>
      <w:r w:rsidR="000140EB">
        <w:rPr>
          <w:lang w:val="ru-RU"/>
        </w:rPr>
        <w:t>по воде</w:t>
      </w:r>
      <w:r w:rsidRPr="00954CE1">
        <w:rPr>
          <w:lang w:val="ru-RU"/>
        </w:rPr>
        <w:t xml:space="preserve"> снижается (черные сплошные линии). </w:t>
      </w:r>
      <w:r w:rsidRPr="000D1661">
        <w:rPr>
          <w:lang w:val="ru-RU"/>
        </w:rPr>
        <w:t>На (рис.</w:t>
      </w:r>
      <w:r>
        <w:t> </w:t>
      </w:r>
      <w:r w:rsidR="000140EB">
        <w:rPr>
          <w:lang w:val="ru-RU"/>
        </w:rPr>
        <w:t>2</w:t>
      </w:r>
      <w:r w:rsidRPr="000D1661">
        <w:rPr>
          <w:lang w:val="ru-RU"/>
        </w:rPr>
        <w:t xml:space="preserve">) изображены графики накопленной добычи нефти и воды. Видно, что кольматация пласта парафином заметно снизило темпы и количество отбираемой нефти. </w:t>
      </w:r>
    </w:p>
    <w:p w14:paraId="7FDA6399" w14:textId="56322892" w:rsidR="0001454F" w:rsidRDefault="006133FD" w:rsidP="0001454F">
      <w:pPr>
        <w:pStyle w:val="a0"/>
        <w:rPr>
          <w:ins w:id="18" w:author="Andre" w:date="2026-02-23T14:23:00Z"/>
          <w:lang w:val="ru-RU"/>
        </w:rPr>
      </w:pPr>
      <w:r>
        <w:rPr>
          <w:lang w:val="ru-RU"/>
        </w:rPr>
      </w:r>
      <w:r>
        <w:rPr>
          <w:lang w:val="ru-RU"/>
        </w:rPr>
        <w:pict w14:anchorId="227B3CFE">
          <v:group id="_x0000_s1053" editas="canvas" style="width:484.45pt;height:234.3pt;mso-position-horizontal-relative:char;mso-position-vertical-relative:line" coordorigin="2526,5772" coordsize="7200,3482">
            <o:lock v:ext="edit" aspectratio="t"/>
            <v:shape id="_x0000_s1052" type="#_x0000_t75" style="position:absolute;left:2526;top:5772;width:7200;height:3482" o:preferrelative="f">
              <v:fill o:detectmouseclick="t"/>
              <v:path o:extrusionok="t" o:connecttype="none"/>
              <o:lock v:ext="edit" text="t"/>
            </v:shape>
            <v:shapetype id="_x0000_t202" coordsize="21600,21600" o:spt="202" path="m,l,21600r21600,l21600,xe">
              <v:stroke joinstyle="miter"/>
              <v:path gradientshapeok="t" o:connecttype="rect"/>
            </v:shapetype>
            <v:shape id="Надпись 2" o:spid="_x0000_s1055" type="#_x0000_t202" style="position:absolute;left:2713;top:8723;width:3027;height:531;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stroked="f">
              <v:textbox style="mso-next-textbox:#Надпись 2">
                <w:txbxContent>
                  <w:p w14:paraId="353C2ED0" w14:textId="77777777" w:rsidR="00C42BD6" w:rsidRPr="0001454F" w:rsidRDefault="00C42BD6" w:rsidP="00034DB5">
                    <w:pPr>
                      <w:rPr>
                        <w:lang w:val="ru-RU"/>
                      </w:rPr>
                    </w:pPr>
                    <w:r>
                      <w:rPr>
                        <w:lang w:val="ru-RU"/>
                      </w:rPr>
                      <w:t xml:space="preserve">Рис. 1 </w:t>
                    </w:r>
                    <w:r w:rsidRPr="0001454F">
                      <w:rPr>
                        <w:lang w:val="ru-RU"/>
                      </w:rPr>
                      <w:t>Деб</w:t>
                    </w:r>
                    <w:r>
                      <w:rPr>
                        <w:lang w:val="ru-RU"/>
                      </w:rPr>
                      <w:t>и</w:t>
                    </w:r>
                    <w:r w:rsidRPr="0001454F">
                      <w:rPr>
                        <w:lang w:val="ru-RU"/>
                      </w:rPr>
                      <w:t>ты воды и нефти добывающей скважины</w:t>
                    </w:r>
                  </w:p>
                </w:txbxContent>
              </v:textbox>
            </v:shape>
            <v:shape id="Надпись 2" o:spid="_x0000_s1056" type="#_x0000_t202" style="position:absolute;left:6622;top:8723;width:3027;height:531;visibility:visible;mso-wrap-distance-left:9pt;mso-wrap-distance-top:3.6pt;mso-wrap-distance-right:9pt;mso-wrap-distance-bottom:3.6pt;mso-position-horizontal-relative:text;mso-position-vertical-relative:text;mso-width-relative:margin;mso-height-relative:margin;v-text-anchor:top" stroked="f">
              <v:textbox>
                <w:txbxContent>
                  <w:p w14:paraId="0EEE9184" w14:textId="77777777" w:rsidR="00C42BD6" w:rsidRPr="0001454F" w:rsidRDefault="00C42BD6" w:rsidP="00034DB5">
                    <w:pPr>
                      <w:rPr>
                        <w:lang w:val="ru-RU"/>
                      </w:rPr>
                    </w:pPr>
                    <w:r>
                      <w:rPr>
                        <w:lang w:val="ru-RU"/>
                      </w:rPr>
                      <w:t>Рис. 2 Накопленные д</w:t>
                    </w:r>
                    <w:r w:rsidRPr="0001454F">
                      <w:rPr>
                        <w:lang w:val="ru-RU"/>
                      </w:rPr>
                      <w:t>еб</w:t>
                    </w:r>
                    <w:r>
                      <w:rPr>
                        <w:lang w:val="ru-RU"/>
                      </w:rPr>
                      <w:t>и</w:t>
                    </w:r>
                    <w:r w:rsidRPr="0001454F">
                      <w:rPr>
                        <w:lang w:val="ru-RU"/>
                      </w:rPr>
                      <w:t>ты воды и нефти добывающей скважины</w:t>
                    </w:r>
                  </w:p>
                </w:txbxContent>
              </v:textbox>
            </v:shape>
            <v:shape id="_x0000_s1057" type="#_x0000_t75" style="position:absolute;left:2526;top:5772;width:3536;height:2942">
              <v:imagedata r:id="rId10" o:title=""/>
            </v:shape>
            <v:shape id="_x0000_s1058" type="#_x0000_t75" style="position:absolute;left:6187;top:5772;width:3539;height:2951;mso-position-horizontal-relative:text;mso-position-vertical-relative:text">
              <v:imagedata r:id="rId11" o:title=""/>
            </v:shape>
            <w10:anchorlock/>
          </v:group>
        </w:pict>
      </w:r>
    </w:p>
    <w:p w14:paraId="3CCA888D" w14:textId="40E557AC" w:rsidR="00FF36FD" w:rsidRDefault="00FF36FD" w:rsidP="00E449FE">
      <w:pPr>
        <w:pStyle w:val="a0"/>
        <w:jc w:val="both"/>
        <w:rPr>
          <w:lang w:val="ru-RU"/>
        </w:rPr>
      </w:pPr>
      <w:bookmarkStart w:id="19" w:name="fig:1"/>
      <w:bookmarkEnd w:id="19"/>
      <w:r w:rsidRPr="00FF36FD">
        <w:rPr>
          <w:lang w:val="ru-RU"/>
        </w:rPr>
        <w:t xml:space="preserve">Ниже показаны поля температуры и давления на момент достижения предельной обводненности добывающей скважины. Видим, что изотермы (рис. 3) и изобары (рис. 4) отстают в случае парафиносодержащей нефти, причем это отставание носит взаимообусловленный характер: фронт температур движется медленнее из-за парафиновых отложений, снижающих конвективный перенос тепла, а запаздывание изобар напрямую свидетельствует о потере энергии в пласте, поскольку </w:t>
      </w:r>
      <w:proofErr w:type="spellStart"/>
      <w:r w:rsidRPr="00FF36FD">
        <w:rPr>
          <w:lang w:val="ru-RU"/>
        </w:rPr>
        <w:t>кольматированная</w:t>
      </w:r>
      <w:proofErr w:type="spellEnd"/>
      <w:r w:rsidRPr="00FF36FD">
        <w:rPr>
          <w:lang w:val="ru-RU"/>
        </w:rPr>
        <w:t xml:space="preserve"> призабойная зона нагнетательной скважины не способна проводить необходимые объемы воды для компенсации отборов флюида. Это указывает на снижение скорости фильтрации и падение пластового давления</w:t>
      </w:r>
    </w:p>
    <w:p w14:paraId="46DDC5CD" w14:textId="6BF1F82B" w:rsidR="00B867BC" w:rsidRPr="000D1661" w:rsidRDefault="006133FD" w:rsidP="00E449FE">
      <w:pPr>
        <w:pStyle w:val="a0"/>
        <w:jc w:val="both"/>
        <w:rPr>
          <w:lang w:val="ru-RU"/>
        </w:rPr>
      </w:pPr>
      <w:r>
        <w:rPr>
          <w:lang w:val="ru-RU"/>
        </w:rPr>
      </w:r>
      <w:r>
        <w:rPr>
          <w:lang w:val="ru-RU"/>
        </w:rPr>
        <w:pict w14:anchorId="59CB1134">
          <v:group id="_x0000_s1062" editas="canvas" style="width:500.55pt;height:241.05pt;mso-position-horizontal-relative:char;mso-position-vertical-relative:line" coordorigin="2526,1806" coordsize="7440,3583">
            <o:lock v:ext="edit" aspectratio="t"/>
            <v:shape id="_x0000_s1061" type="#_x0000_t75" style="position:absolute;left:2526;top:1806;width:7440;height:3583" o:preferrelative="f">
              <v:fill o:detectmouseclick="t"/>
              <v:path o:extrusionok="t" o:connecttype="none"/>
              <o:lock v:ext="edit" text="t"/>
            </v:shape>
            <v:shape id="Надпись 2" o:spid="_x0000_s1066" type="#_x0000_t202" style="position:absolute;left:6340;top:4857;width:3626;height:532;visibility:visible;mso-wrap-distance-left:9pt;mso-wrap-distance-top:3.6pt;mso-wrap-distance-right:9pt;mso-wrap-distance-bottom:3.6pt;mso-position-horizontal-relative:text;mso-position-vertical-relative:text;mso-width-relative:margin;mso-height-relative:margin;v-text-anchor:top" stroked="f">
              <v:textbox>
                <w:txbxContent>
                  <w:p w14:paraId="5282EA61" w14:textId="29D46799" w:rsidR="00C42BD6" w:rsidRDefault="00C42BD6" w:rsidP="00F92BC7">
                    <w:pPr>
                      <w:rPr>
                        <w:ins w:id="20" w:author="Andre" w:date="2026-02-23T14:25:00Z"/>
                        <w:lang w:val="ru-RU"/>
                      </w:rPr>
                    </w:pPr>
                    <w:r>
                      <w:rPr>
                        <w:lang w:val="ru-RU"/>
                      </w:rPr>
                      <w:t xml:space="preserve">Рис. 4 </w:t>
                    </w:r>
                    <w:r w:rsidRPr="00B867BC">
                      <w:rPr>
                        <w:lang w:val="ru-RU"/>
                      </w:rPr>
                      <w:t xml:space="preserve">Поле </w:t>
                    </w:r>
                    <w:r>
                      <w:rPr>
                        <w:lang w:val="ru-RU"/>
                      </w:rPr>
                      <w:t>давления</w:t>
                    </w:r>
                    <w:r w:rsidRPr="00B867BC">
                      <w:rPr>
                        <w:lang w:val="ru-RU"/>
                      </w:rPr>
                      <w:t xml:space="preserve"> </w:t>
                    </w:r>
                    <w:r>
                      <w:rPr>
                        <w:lang w:val="ru-RU"/>
                      </w:rPr>
                      <w:t>на</w:t>
                    </w:r>
                    <w:r w:rsidRPr="00B867BC">
                      <w:rPr>
                        <w:lang w:val="ru-RU"/>
                      </w:rPr>
                      <w:t xml:space="preserve"> момент </w:t>
                    </w:r>
                    <w:r>
                      <w:rPr>
                        <w:lang w:val="ru-RU"/>
                      </w:rPr>
                      <w:t>достижения предельной обводненности</w:t>
                    </w:r>
                  </w:p>
                  <w:p w14:paraId="5497332B" w14:textId="4792E99D" w:rsidR="0042768B" w:rsidRDefault="0042768B" w:rsidP="00F92BC7">
                    <w:pPr>
                      <w:rPr>
                        <w:ins w:id="21" w:author="Andre" w:date="2026-02-23T14:25:00Z"/>
                        <w:lang w:val="ru-RU"/>
                      </w:rPr>
                    </w:pPr>
                  </w:p>
                  <w:p w14:paraId="6A190293" w14:textId="77777777" w:rsidR="0042768B" w:rsidRPr="00B867BC" w:rsidRDefault="0042768B" w:rsidP="00F92BC7">
                    <w:pPr>
                      <w:rPr>
                        <w:lang w:val="ru-RU"/>
                      </w:rPr>
                    </w:pPr>
                  </w:p>
                </w:txbxContent>
              </v:textbox>
            </v:shape>
            <v:shape id="Надпись 2" o:spid="_x0000_s1068" type="#_x0000_t202" style="position:absolute;left:2526;top:4857;width:3518;height:532;visibility:visible;mso-wrap-distance-left:9pt;mso-wrap-distance-top:3.6pt;mso-wrap-distance-right:9pt;mso-wrap-distance-bottom:3.6pt;mso-position-horizontal-relative:text;mso-position-vertical-relative:text;mso-width-relative:margin;mso-height-relative:margin;v-text-anchor:top" stroked="f">
              <v:textbox>
                <w:txbxContent>
                  <w:p w14:paraId="0DF51743" w14:textId="77777777" w:rsidR="00C42BD6" w:rsidRPr="00B867BC" w:rsidRDefault="00C42BD6" w:rsidP="0061026B">
                    <w:pPr>
                      <w:rPr>
                        <w:lang w:val="ru-RU"/>
                      </w:rPr>
                    </w:pPr>
                    <w:r>
                      <w:rPr>
                        <w:lang w:val="ru-RU"/>
                      </w:rPr>
                      <w:t xml:space="preserve">Рис. 3 </w:t>
                    </w:r>
                    <w:r w:rsidRPr="00B867BC">
                      <w:rPr>
                        <w:lang w:val="ru-RU"/>
                      </w:rPr>
                      <w:t xml:space="preserve">Поле температуры </w:t>
                    </w:r>
                    <w:r>
                      <w:rPr>
                        <w:lang w:val="ru-RU"/>
                      </w:rPr>
                      <w:t>на</w:t>
                    </w:r>
                    <w:r w:rsidRPr="00B867BC">
                      <w:rPr>
                        <w:lang w:val="ru-RU"/>
                      </w:rPr>
                      <w:t xml:space="preserve"> момент </w:t>
                    </w:r>
                    <w:r>
                      <w:rPr>
                        <w:lang w:val="ru-RU"/>
                      </w:rPr>
                      <w:t>достижения предельной обводненности</w:t>
                    </w:r>
                  </w:p>
                </w:txbxContent>
              </v:textbox>
            </v:shape>
            <v:shape id="_x0000_s1069" type="#_x0000_t75" style="position:absolute;left:6236;top:1806;width:3490;height:2992">
              <v:imagedata r:id="rId12" o:title=""/>
            </v:shape>
            <v:shape id="_x0000_s1070" type="#_x0000_t75" style="position:absolute;left:2526;top:1868;width:3426;height:2940">
              <v:imagedata r:id="rId13" o:title=""/>
            </v:shape>
            <w10:anchorlock/>
          </v:group>
        </w:pict>
      </w:r>
    </w:p>
    <w:p w14:paraId="1219DD42" w14:textId="4B91CC87" w:rsidR="00FF36FD" w:rsidRDefault="00FF36FD" w:rsidP="00E449FE">
      <w:pPr>
        <w:pStyle w:val="a0"/>
        <w:jc w:val="both"/>
        <w:rPr>
          <w:lang w:val="ru-RU"/>
        </w:rPr>
      </w:pPr>
      <w:r w:rsidRPr="00FF36FD">
        <w:rPr>
          <w:lang w:val="ru-RU"/>
        </w:rPr>
        <w:t xml:space="preserve">Анализ полей пористости и </w:t>
      </w:r>
      <w:r w:rsidRPr="00EB493A">
        <w:rPr>
          <w:lang w:val="ru-RU"/>
        </w:rPr>
        <w:t>проницаемости</w:t>
      </w:r>
      <w:r w:rsidRPr="00FF36FD">
        <w:rPr>
          <w:lang w:val="ru-RU"/>
        </w:rPr>
        <w:t xml:space="preserve"> Рис 5-6 дает понимание того, где именно и в какой степени происходят изменения в коллекторе при фильтрации парафиносодержащей нефти. На представленных </w:t>
      </w:r>
      <w:r w:rsidR="0042768B" w:rsidRPr="00BB356E">
        <w:rPr>
          <w:lang w:val="ru-RU"/>
        </w:rPr>
        <w:t>рисунках</w:t>
      </w:r>
      <w:r w:rsidR="00262E41" w:rsidRPr="00262E41">
        <w:rPr>
          <w:lang w:val="ru-RU"/>
        </w:rPr>
        <w:t xml:space="preserve"> </w:t>
      </w:r>
      <w:r w:rsidRPr="00FF36FD">
        <w:rPr>
          <w:lang w:val="ru-RU"/>
        </w:rPr>
        <w:t xml:space="preserve">видна локальная зона </w:t>
      </w:r>
      <w:r w:rsidRPr="00FF36FD">
        <w:rPr>
          <w:lang w:val="ru-RU"/>
        </w:rPr>
        <w:lastRenderedPageBreak/>
        <w:t>деградации фильтрационно-емкостных свойств, сформировавшаяся вокруг ствола нагнетательной скважины в области. Мы наблюдае</w:t>
      </w:r>
      <w:r w:rsidR="00527883">
        <w:rPr>
          <w:lang w:val="ru-RU"/>
        </w:rPr>
        <w:t xml:space="preserve">м, что сильнее всего ухудшилась </w:t>
      </w:r>
      <w:r w:rsidRPr="00FF36FD">
        <w:rPr>
          <w:lang w:val="ru-RU"/>
        </w:rPr>
        <w:t xml:space="preserve">эффективная пористость </w:t>
      </w:r>
      <w:r w:rsidR="00527883">
        <w:rPr>
          <w:lang w:val="ru-RU"/>
        </w:rPr>
        <w:t>в области на некотором расстоянии от нагнетательной скважины</w:t>
      </w:r>
      <w:r w:rsidR="00527883" w:rsidRPr="00527883">
        <w:rPr>
          <w:lang w:val="ru-RU"/>
        </w:rPr>
        <w:t xml:space="preserve">, </w:t>
      </w:r>
      <w:r w:rsidR="00527883" w:rsidRPr="00FF36FD">
        <w:rPr>
          <w:lang w:val="ru-RU"/>
        </w:rPr>
        <w:t>где произошло падение температуры ниже температуры кристаллизации парафина (13)</w:t>
      </w:r>
      <w:r w:rsidR="00527883">
        <w:rPr>
          <w:lang w:val="ru-RU"/>
        </w:rPr>
        <w:t>. А в призабойной зоне подвижная нефть успела вытисниться водой до достижения температуры кристаллизации</w:t>
      </w:r>
      <w:r w:rsidRPr="00FF36FD">
        <w:rPr>
          <w:lang w:val="ru-RU"/>
        </w:rPr>
        <w:t xml:space="preserve"> </w:t>
      </w:r>
      <w:r w:rsidR="00527883">
        <w:rPr>
          <w:lang w:val="ru-RU"/>
        </w:rPr>
        <w:t>Данные</w:t>
      </w:r>
      <w:r w:rsidRPr="00FF36FD">
        <w:rPr>
          <w:lang w:val="ru-RU"/>
        </w:rPr>
        <w:t xml:space="preserve"> изменение свойств коллектора вблизи скважины является первоосновой всех последующих негативных эффектов — падения пластового давления, отставания фронтов вытеснения и снижения темпов отбора нефти, зафиксированных на графиках</w:t>
      </w:r>
      <w:r w:rsidR="00B43329" w:rsidRPr="00B43329">
        <w:rPr>
          <w:lang w:val="ru-RU"/>
        </w:rPr>
        <w:t xml:space="preserve"> (</w:t>
      </w:r>
      <w:r w:rsidR="00B43329">
        <w:rPr>
          <w:lang w:val="ru-RU"/>
        </w:rPr>
        <w:t>рис</w:t>
      </w:r>
      <w:r>
        <w:rPr>
          <w:lang w:val="ru-RU"/>
        </w:rPr>
        <w:t>.</w:t>
      </w:r>
      <w:r w:rsidR="00B43329">
        <w:rPr>
          <w:lang w:val="ru-RU"/>
        </w:rPr>
        <w:t xml:space="preserve"> 1-2).</w:t>
      </w:r>
    </w:p>
    <w:p w14:paraId="282601D8" w14:textId="0B38B94C" w:rsidR="005233D1" w:rsidRPr="00A23852" w:rsidRDefault="006133FD" w:rsidP="00A97A1D">
      <w:pPr>
        <w:pStyle w:val="a0"/>
        <w:jc w:val="both"/>
        <w:rPr>
          <w:ins w:id="22" w:author="Andre" w:date="2026-02-23T14:27:00Z"/>
        </w:rPr>
      </w:pPr>
      <w:r>
        <w:rPr>
          <w:lang w:val="ru-RU"/>
        </w:rPr>
      </w:r>
      <w:r>
        <w:rPr>
          <w:lang w:val="ru-RU"/>
        </w:rPr>
        <w:pict w14:anchorId="7D3CD203">
          <v:group id="_x0000_s1072" editas="canvas" style="width:500.55pt;height:241.05pt;mso-position-horizontal-relative:char;mso-position-vertical-relative:line" coordorigin="2526,1806" coordsize="7440,3583">
            <o:lock v:ext="edit" aspectratio="t"/>
            <v:shape id="_x0000_s1073" type="#_x0000_t75" style="position:absolute;left:2526;top:1806;width:7440;height:3583" o:preferrelative="f">
              <v:fill o:detectmouseclick="t"/>
              <v:path o:extrusionok="t" o:connecttype="none"/>
              <o:lock v:ext="edit" text="t"/>
            </v:shape>
            <v:shape id="Надпись 2" o:spid="_x0000_s1074" type="#_x0000_t202" style="position:absolute;left:6340;top:4857;width:3626;height:532;visibility:visible;mso-wrap-distance-left:9pt;mso-wrap-distance-top:3.6pt;mso-wrap-distance-right:9pt;mso-wrap-distance-bottom:3.6pt;mso-position-horizontal-relative:text;mso-position-vertical-relative:text;mso-width-relative:margin;mso-height-relative:margin;v-text-anchor:top" stroked="f">
              <v:textbox>
                <w:txbxContent>
                  <w:p w14:paraId="2151AADD" w14:textId="6EA72193" w:rsidR="00FF36FD" w:rsidRPr="00B867BC" w:rsidRDefault="00FF36FD" w:rsidP="00FF36FD">
                    <w:pPr>
                      <w:rPr>
                        <w:lang w:val="ru-RU"/>
                      </w:rPr>
                    </w:pPr>
                    <w:r>
                      <w:rPr>
                        <w:lang w:val="ru-RU"/>
                      </w:rPr>
                      <w:t xml:space="preserve">Рис. 6 </w:t>
                    </w:r>
                    <w:r w:rsidRPr="00B867BC">
                      <w:rPr>
                        <w:lang w:val="ru-RU"/>
                      </w:rPr>
                      <w:t>Поле</w:t>
                    </w:r>
                    <w:r w:rsidR="00BB356E">
                      <w:rPr>
                        <w:lang w:val="ru-RU"/>
                      </w:rPr>
                      <w:t xml:space="preserve"> </w:t>
                    </w:r>
                    <w:r w:rsidR="00262E41">
                      <w:rPr>
                        <w:lang w:val="ru-RU"/>
                      </w:rPr>
                      <w:t>множителя</w:t>
                    </w:r>
                    <w:r w:rsidRPr="00B867BC">
                      <w:rPr>
                        <w:lang w:val="ru-RU"/>
                      </w:rPr>
                      <w:t xml:space="preserve"> </w:t>
                    </w:r>
                    <w:r w:rsidR="00262E41">
                      <w:rPr>
                        <w:lang w:val="ru-RU"/>
                      </w:rPr>
                      <w:t>проницаемости</w:t>
                    </w:r>
                    <w:del w:id="23" w:author="Игорь" w:date="2026-02-26T11:47:00Z">
                      <w:r w:rsidRPr="00B867BC" w:rsidDel="00EB493A">
                        <w:rPr>
                          <w:lang w:val="ru-RU"/>
                        </w:rPr>
                        <w:delText xml:space="preserve"> </w:delText>
                      </w:r>
                    </w:del>
                    <w:ins w:id="24" w:author="Игорь" w:date="2026-02-26T11:47:00Z">
                      <w:r w:rsidR="00EB493A" w:rsidRPr="00B867BC">
                        <w:rPr>
                          <w:lang w:val="ru-RU"/>
                        </w:rPr>
                        <w:t xml:space="preserve"> </w:t>
                      </w:r>
                    </w:ins>
                    <w:r>
                      <w:rPr>
                        <w:lang w:val="ru-RU"/>
                      </w:rPr>
                      <w:t>на</w:t>
                    </w:r>
                    <w:r w:rsidRPr="00B867BC">
                      <w:rPr>
                        <w:lang w:val="ru-RU"/>
                      </w:rPr>
                      <w:t xml:space="preserve"> момент </w:t>
                    </w:r>
                    <w:r>
                      <w:rPr>
                        <w:lang w:val="ru-RU"/>
                      </w:rPr>
                      <w:t>достижения предельной обводненности</w:t>
                    </w:r>
                  </w:p>
                </w:txbxContent>
              </v:textbox>
            </v:shape>
            <v:shape id="Надпись 2" o:spid="_x0000_s1075" type="#_x0000_t202" style="position:absolute;left:2526;top:4857;width:3518;height:532;visibility:visible;mso-wrap-distance-left:9pt;mso-wrap-distance-top:3.6pt;mso-wrap-distance-right:9pt;mso-wrap-distance-bottom:3.6pt;mso-position-horizontal-relative:text;mso-position-vertical-relative:text;mso-width-relative:margin;mso-height-relative:margin;v-text-anchor:top" stroked="f">
              <v:textbox>
                <w:txbxContent>
                  <w:p w14:paraId="1210AA88" w14:textId="47A0CF3D" w:rsidR="00FF36FD" w:rsidRPr="00B867BC" w:rsidRDefault="00FF36FD" w:rsidP="00FF36FD">
                    <w:pPr>
                      <w:rPr>
                        <w:lang w:val="ru-RU"/>
                      </w:rPr>
                    </w:pPr>
                    <w:r>
                      <w:rPr>
                        <w:lang w:val="ru-RU"/>
                      </w:rPr>
                      <w:t xml:space="preserve">Рис. 5 </w:t>
                    </w:r>
                    <w:r w:rsidRPr="00B867BC">
                      <w:rPr>
                        <w:lang w:val="ru-RU"/>
                      </w:rPr>
                      <w:t xml:space="preserve">Поле </w:t>
                    </w:r>
                    <w:r w:rsidR="00262E41">
                      <w:rPr>
                        <w:lang w:val="ru-RU"/>
                      </w:rPr>
                      <w:t xml:space="preserve">множителя </w:t>
                    </w:r>
                    <w:r>
                      <w:rPr>
                        <w:lang w:val="ru-RU"/>
                      </w:rPr>
                      <w:t>пористости</w:t>
                    </w:r>
                    <w:r w:rsidRPr="00B867BC">
                      <w:rPr>
                        <w:lang w:val="ru-RU"/>
                      </w:rPr>
                      <w:t xml:space="preserve"> </w:t>
                    </w:r>
                    <w:r>
                      <w:rPr>
                        <w:lang w:val="ru-RU"/>
                      </w:rPr>
                      <w:t>на</w:t>
                    </w:r>
                    <w:r w:rsidRPr="00B867BC">
                      <w:rPr>
                        <w:lang w:val="ru-RU"/>
                      </w:rPr>
                      <w:t xml:space="preserve"> момент </w:t>
                    </w:r>
                    <w:r>
                      <w:rPr>
                        <w:lang w:val="ru-RU"/>
                      </w:rPr>
                      <w:t>достижения предельной обводненности</w:t>
                    </w:r>
                  </w:p>
                </w:txbxContent>
              </v:textbox>
            </v:shape>
            <v:shape id="_x0000_s1078" type="#_x0000_t75" style="position:absolute;left:2526;top:1806;width:3814;height:3176">
              <v:imagedata r:id="rId14" o:title=""/>
            </v:shape>
            <v:shape id="_x0000_s1079" type="#_x0000_t75" style="position:absolute;left:6255;top:1806;width:3711;height:3089;mso-position-horizontal-relative:text;mso-position-vertical-relative:text">
              <v:imagedata r:id="rId15" o:title=""/>
            </v:shape>
            <w10:anchorlock/>
          </v:group>
        </w:pict>
      </w:r>
    </w:p>
    <w:p w14:paraId="2FD45D6C" w14:textId="512D9722" w:rsidR="003B71E7" w:rsidRDefault="003B71E7" w:rsidP="003B71E7">
      <w:pPr>
        <w:pStyle w:val="a0"/>
        <w:ind w:firstLine="720"/>
        <w:jc w:val="both"/>
        <w:rPr>
          <w:lang w:val="ru-RU"/>
        </w:rPr>
      </w:pPr>
      <w:r w:rsidRPr="003B71E7">
        <w:rPr>
          <w:lang w:val="ru-RU"/>
        </w:rPr>
        <w:t xml:space="preserve">Для более детального изучения структурных изменений в пористой среде рассмотрим ячейку, в которой произошли наиболее значительные изменения пористости и проницаемости. Судя по графикам (рис. 5-6), этому условию удовлетворяет ячейка с центром в точке с координатами (18, 18) </w:t>
      </w:r>
      <w:proofErr w:type="gramStart"/>
      <w:r w:rsidRPr="003B71E7">
        <w:rPr>
          <w:lang w:val="ru-RU"/>
        </w:rPr>
        <w:t>м.</w:t>
      </w:r>
      <w:r w:rsidR="00527883" w:rsidRPr="00527883">
        <w:rPr>
          <w:lang w:val="ru-RU"/>
        </w:rPr>
        <w:t>.</w:t>
      </w:r>
      <w:proofErr w:type="gramEnd"/>
      <w:r w:rsidR="00527883" w:rsidRPr="00527883">
        <w:rPr>
          <w:lang w:val="ru-RU"/>
        </w:rPr>
        <w:t xml:space="preserve"> </w:t>
      </w:r>
      <w:bookmarkStart w:id="25" w:name="заключение"/>
      <w:bookmarkEnd w:id="15"/>
      <w:r w:rsidRPr="00527883">
        <w:rPr>
          <w:lang w:val="ru-RU"/>
        </w:rPr>
        <w:t xml:space="preserve">На графике (Рис. </w:t>
      </w:r>
      <w:r w:rsidRPr="003B71E7">
        <w:rPr>
          <w:lang w:val="ru-RU"/>
        </w:rPr>
        <w:t>7</w:t>
      </w:r>
      <w:r w:rsidRPr="00527883">
        <w:rPr>
          <w:lang w:val="ru-RU"/>
        </w:rPr>
        <w:t xml:space="preserve"> представлена функция пор по размерам. Синим цветом изображено начальное состояние, а красным – текущее. Видим, что вначале происходит блокировка узких капилляров, а только потом начинаются изменения широких поровых каналов. Это вызвано тем, что механизм блокировки происходит гораздо быстрее, чем механизм оседания частиц на порах. При более подробном рассмотрении закупорки пор видно, что первыми блокируются наиболее широкие капилляры, удовлетворяющие условию </w:t>
      </w:r>
      <m:oMath>
        <m:r>
          <w:rPr>
            <w:rFonts w:ascii="Cambria Math" w:hAnsi="Cambria Math"/>
            <w:lang w:val="ru-RU"/>
          </w:rPr>
          <m:t>r≤l/(2 γ)</m:t>
        </m:r>
      </m:oMath>
      <w:r w:rsidRPr="00527883">
        <w:rPr>
          <w:lang w:val="ru-RU"/>
        </w:rPr>
        <w:t>. Это объясняется тем, что скорость блокирования напрямую зависит от скорости флюида в капилляре, а она в свою очередь квадратично зависит от радиуса капилляра. Поэтому блокирование наиболее узких каналов происходит значительно медленнее. Затем начинается сужение более широких капилляров. Заметно, что сужение происходит для всех капилляров равномерно вне зависимости от ширины порового канала.  </w:t>
      </w:r>
    </w:p>
    <w:p w14:paraId="0110C065" w14:textId="77777777" w:rsidR="003B71E7" w:rsidRDefault="006133FD" w:rsidP="003B71E7">
      <w:pPr>
        <w:pStyle w:val="a0"/>
        <w:jc w:val="both"/>
        <w:rPr>
          <w:lang w:val="ru-RU"/>
        </w:rPr>
      </w:pPr>
      <w:r>
        <w:rPr>
          <w:lang w:val="ru-RU"/>
        </w:rPr>
      </w:r>
      <w:r>
        <w:rPr>
          <w:lang w:val="ru-RU"/>
        </w:rPr>
        <w:pict w14:anchorId="107F524D">
          <v:group id="_x0000_s1093" editas="canvas" style="width:500.55pt;height:228.45pt;mso-position-horizontal-relative:char;mso-position-vertical-relative:line" coordorigin="2526,1806" coordsize="7440,3396">
            <o:lock v:ext="edit" aspectratio="t"/>
            <v:shape id="_x0000_s1094" type="#_x0000_t75" style="position:absolute;left:2526;top:1806;width:7440;height:3396" o:preferrelative="f">
              <v:fill o:detectmouseclick="t"/>
              <v:path o:extrusionok="t" o:connecttype="none"/>
              <o:lock v:ext="edit" text="t"/>
            </v:shape>
            <v:shape id="Надпись 2" o:spid="_x0000_s1095" type="#_x0000_t202" style="position:absolute;left:3097;top:4670;width:6217;height:532;visibility:visible;mso-wrap-distance-left:9pt;mso-wrap-distance-top:3.6pt;mso-wrap-distance-right:9pt;mso-wrap-distance-bottom:3.6pt;mso-position-horizontal-relative:text;mso-position-vertical-relative:text;mso-width-relative:margin;mso-height-relative:margin;v-text-anchor:top" stroked="f">
              <v:textbox>
                <w:txbxContent>
                  <w:p w14:paraId="7F85171B" w14:textId="77777777" w:rsidR="003B71E7" w:rsidRPr="00B43329" w:rsidRDefault="003B71E7" w:rsidP="003B71E7">
                    <w:pPr>
                      <w:rPr>
                        <w:lang w:val="ru-RU"/>
                      </w:rPr>
                    </w:pPr>
                    <w:r>
                      <w:rPr>
                        <w:lang w:val="ru-RU"/>
                      </w:rPr>
                      <w:t>Рис</w:t>
                    </w:r>
                    <w:r w:rsidRPr="00B43329">
                      <w:rPr>
                        <w:lang w:val="ru-RU"/>
                      </w:rPr>
                      <w:t xml:space="preserve">. 7 </w:t>
                    </w:r>
                    <w:r>
                      <w:rPr>
                        <w:lang w:val="ru-RU"/>
                      </w:rPr>
                      <w:t>Ф</w:t>
                    </w:r>
                    <w:r w:rsidRPr="00B43329">
                      <w:rPr>
                        <w:lang w:val="ru-RU"/>
                      </w:rPr>
                      <w:t xml:space="preserve">ункция пор по размерам в ячейке </w:t>
                    </w:r>
                    <w:r w:rsidRPr="00561DEA">
                      <w:rPr>
                        <w:lang w:val="ru-RU"/>
                      </w:rPr>
                      <w:t xml:space="preserve">(18, 18) </w:t>
                    </w:r>
                    <w:r>
                      <w:rPr>
                        <w:lang w:val="ru-RU"/>
                      </w:rPr>
                      <w:t xml:space="preserve">м. </w:t>
                    </w:r>
                    <w:r w:rsidRPr="00B43329">
                      <w:rPr>
                        <w:lang w:val="ru-RU"/>
                      </w:rPr>
                      <w:t>в момент предельной обводненности</w:t>
                    </w:r>
                  </w:p>
                </w:txbxContent>
              </v:textbox>
            </v:shape>
            <v:shape id="_x0000_s1096" type="#_x0000_t75" style="position:absolute;left:2526;top:1806;width:7133;height:2775">
              <v:imagedata r:id="rId16" o:title=""/>
            </v:shape>
            <w10:anchorlock/>
          </v:group>
        </w:pict>
      </w:r>
    </w:p>
    <w:p w14:paraId="7AB19318" w14:textId="77777777" w:rsidR="003B71E7" w:rsidRPr="009E6D61" w:rsidRDefault="003B71E7" w:rsidP="003B71E7">
      <w:pPr>
        <w:pStyle w:val="a0"/>
        <w:ind w:firstLine="720"/>
        <w:jc w:val="both"/>
        <w:rPr>
          <w:lang w:val="ru-RU"/>
        </w:rPr>
      </w:pPr>
      <w:r w:rsidRPr="000D1661">
        <w:rPr>
          <w:lang w:val="ru-RU"/>
        </w:rPr>
        <w:t>Также следует отметить, что в связи с осаждением парафина из нефти в пласте не только увеличивается время разработки залежи, но и снижается коэффициент извлечения нефти:</w:t>
      </w:r>
      <w:r>
        <w:rPr>
          <w:lang w:val="ru-RU"/>
        </w:rPr>
        <w:t xml:space="preserve"> в</w:t>
      </w:r>
      <w:r w:rsidRPr="000D1661">
        <w:rPr>
          <w:lang w:val="ru-RU"/>
        </w:rPr>
        <w:t xml:space="preserve"> первом случае конечное время разработки составило </w:t>
      </w:r>
      <w:r>
        <w:rPr>
          <w:lang w:val="ru-RU"/>
        </w:rPr>
        <w:t>1525</w:t>
      </w:r>
      <w:r w:rsidRPr="000D1661">
        <w:rPr>
          <w:lang w:val="ru-RU"/>
        </w:rPr>
        <w:t xml:space="preserve"> суток и КИН=</w:t>
      </w:r>
      <w:r w:rsidRPr="00A144DA">
        <w:rPr>
          <w:lang w:val="ru-RU"/>
        </w:rPr>
        <w:t>0.4744</w:t>
      </w:r>
      <w:r w:rsidRPr="000D1661">
        <w:rPr>
          <w:lang w:val="ru-RU"/>
        </w:rPr>
        <w:t xml:space="preserve">, а во втором - конечное время </w:t>
      </w:r>
      <w:r>
        <w:rPr>
          <w:lang w:val="ru-RU"/>
        </w:rPr>
        <w:t>1469</w:t>
      </w:r>
      <w:r w:rsidRPr="000D1661">
        <w:rPr>
          <w:lang w:val="ru-RU"/>
        </w:rPr>
        <w:t xml:space="preserve"> суток и КИН=</w:t>
      </w:r>
      <w:r w:rsidRPr="00A144DA">
        <w:rPr>
          <w:lang w:val="ru-RU"/>
        </w:rPr>
        <w:t>0.4745</w:t>
      </w:r>
      <w:r w:rsidRPr="000D1661">
        <w:rPr>
          <w:lang w:val="ru-RU"/>
        </w:rPr>
        <w:t>.</w:t>
      </w:r>
      <w:r>
        <w:rPr>
          <w:lang w:val="ru-RU"/>
        </w:rPr>
        <w:t xml:space="preserve"> </w:t>
      </w:r>
      <w:r w:rsidRPr="009E6D61">
        <w:rPr>
          <w:lang w:val="ru-RU"/>
        </w:rPr>
        <w:t xml:space="preserve">Внешне близкие значения коэффициента извлечения нефти и сроков разработки не должны вводить в заблуждение относительно эффективности процесса в первом случае. Разница в 56 суток при практически идентичной конечной добыче нефти означает, что мы затратили существенно больше ресурсов на механизированную добычу, подготовку и утилизацию попутно добываемой воды, а также на поддержание работы нагнетательного фонда. Экономическая эффективность проекта при </w:t>
      </w:r>
      <w:proofErr w:type="spellStart"/>
      <w:r w:rsidRPr="009E6D61">
        <w:rPr>
          <w:lang w:val="ru-RU"/>
        </w:rPr>
        <w:t>парафинистой</w:t>
      </w:r>
      <w:proofErr w:type="spellEnd"/>
      <w:r w:rsidRPr="009E6D61">
        <w:rPr>
          <w:lang w:val="ru-RU"/>
        </w:rPr>
        <w:t xml:space="preserve"> нефти оказывается ниже именно из-за кинетики процесса: мы медленнее отбираем запасы и дольше вынуждены эксплуатировать месторождение с высокой </w:t>
      </w:r>
      <w:proofErr w:type="spellStart"/>
      <w:r w:rsidRPr="009E6D61">
        <w:rPr>
          <w:lang w:val="ru-RU"/>
        </w:rPr>
        <w:t>обводнённостью</w:t>
      </w:r>
      <w:proofErr w:type="spellEnd"/>
      <w:r w:rsidRPr="009E6D61">
        <w:rPr>
          <w:lang w:val="ru-RU"/>
        </w:rPr>
        <w:t xml:space="preserve">, не получая прироста добычи. Таким образом, главный вывод, который следует из проделанной работы, заключается в необходимости корректировки системы </w:t>
      </w:r>
      <w:proofErr w:type="spellStart"/>
      <w:r w:rsidRPr="009E6D61">
        <w:rPr>
          <w:lang w:val="ru-RU"/>
        </w:rPr>
        <w:t>заводнения</w:t>
      </w:r>
      <w:proofErr w:type="spellEnd"/>
      <w:r w:rsidRPr="009E6D61">
        <w:rPr>
          <w:lang w:val="ru-RU"/>
        </w:rPr>
        <w:t xml:space="preserve"> на ранних этапах: применение подогрева закачиваемой воды или использование химических реагентов, предотвращающих выпадение парафина, позволит избежать падения приёмистости нагнетательных скважин и сохранить запланированные темпы отбора нефти.</w:t>
      </w:r>
    </w:p>
    <w:p w14:paraId="4B5783AA" w14:textId="0964E69A" w:rsidR="0069360A" w:rsidRPr="00FB38C9" w:rsidRDefault="00D3518C" w:rsidP="003B71E7">
      <w:pPr>
        <w:pStyle w:val="a0"/>
        <w:ind w:firstLine="720"/>
        <w:jc w:val="both"/>
        <w:rPr>
          <w:sz w:val="28"/>
          <w:szCs w:val="28"/>
          <w:lang w:val="ru-RU"/>
        </w:rPr>
      </w:pPr>
      <w:r w:rsidRPr="00FB38C9">
        <w:rPr>
          <w:sz w:val="28"/>
          <w:szCs w:val="28"/>
          <w:lang w:val="ru-RU"/>
        </w:rPr>
        <w:t>Заключение</w:t>
      </w:r>
    </w:p>
    <w:p w14:paraId="7762F4EF" w14:textId="428ED2FD" w:rsidR="0069360A" w:rsidRPr="000D1661" w:rsidRDefault="00D3518C" w:rsidP="00AE2F03">
      <w:pPr>
        <w:pStyle w:val="FirstParagraph"/>
        <w:ind w:firstLine="709"/>
        <w:jc w:val="both"/>
        <w:rPr>
          <w:lang w:val="ru-RU"/>
        </w:rPr>
      </w:pPr>
      <w:r w:rsidRPr="000D1661">
        <w:rPr>
          <w:lang w:val="ru-RU"/>
        </w:rPr>
        <w:t>Разработанная математическая модель</w:t>
      </w:r>
      <w:r w:rsidR="00391596">
        <w:rPr>
          <w:lang w:val="ru-RU"/>
        </w:rPr>
        <w:t xml:space="preserve"> </w:t>
      </w:r>
      <w:r w:rsidR="00391596" w:rsidRPr="00391596">
        <w:rPr>
          <w:bCs/>
          <w:lang w:val="ru-RU"/>
        </w:rPr>
        <w:t xml:space="preserve">выпадения парафина при </w:t>
      </w:r>
      <w:proofErr w:type="spellStart"/>
      <w:r w:rsidR="00391596" w:rsidRPr="00391596">
        <w:rPr>
          <w:bCs/>
          <w:lang w:val="ru-RU"/>
        </w:rPr>
        <w:t>заводнении</w:t>
      </w:r>
      <w:proofErr w:type="spellEnd"/>
      <w:r w:rsidR="00391596" w:rsidRPr="00391596">
        <w:rPr>
          <w:bCs/>
          <w:lang w:val="ru-RU"/>
        </w:rPr>
        <w:t xml:space="preserve"> нефтяных пластов холодной водой</w:t>
      </w:r>
      <w:r w:rsidRPr="000D1661">
        <w:rPr>
          <w:lang w:val="ru-RU"/>
        </w:rPr>
        <w:t xml:space="preserve">, основанная на функции распределения пор по размерам и термодинамическом описании фазовых переходов, демонстрирует возможность прогнозирования изменений ФЕС пористой среды при изменении термобарических условий фильтрации. Численные эксперименты подтверждают, что наличие растворенных парафинов в нефти при </w:t>
      </w:r>
      <w:proofErr w:type="spellStart"/>
      <w:r w:rsidRPr="000D1661">
        <w:rPr>
          <w:lang w:val="ru-RU"/>
        </w:rPr>
        <w:t>заводнении</w:t>
      </w:r>
      <w:proofErr w:type="spellEnd"/>
      <w:r w:rsidRPr="000D1661">
        <w:rPr>
          <w:lang w:val="ru-RU"/>
        </w:rPr>
        <w:t xml:space="preserve"> пластов холодной водой приводит к замедлению разработки месторождения и снижению коэффициента извлечения нефти, что обусловлено </w:t>
      </w:r>
      <w:proofErr w:type="spellStart"/>
      <w:r w:rsidRPr="000D1661">
        <w:rPr>
          <w:lang w:val="ru-RU"/>
        </w:rPr>
        <w:t>кольматацией</w:t>
      </w:r>
      <w:proofErr w:type="spellEnd"/>
      <w:r w:rsidRPr="000D1661">
        <w:rPr>
          <w:lang w:val="ru-RU"/>
        </w:rPr>
        <w:t xml:space="preserve"> порового пространства частицами парафина. Анализ дебитов показывает, что снижение продуктивности добывающих скважин в присутствии парафинов усиливается комбинированным воздействием роста </w:t>
      </w:r>
      <w:r w:rsidRPr="000D1661">
        <w:rPr>
          <w:lang w:val="ru-RU"/>
        </w:rPr>
        <w:lastRenderedPageBreak/>
        <w:t xml:space="preserve">вязкости флюидов при низких температурах и деградацией проницаемости пласта. Температурные поля указывают зависимость между зонами сниженной температуры и ухудшением фильтрационных характеристик, проявляющуюся в замедлении продвижения температурного фронта. Результаты подтверждают двойной негативный эффект низкотемпературного </w:t>
      </w:r>
      <w:proofErr w:type="spellStart"/>
      <w:r w:rsidRPr="000D1661">
        <w:rPr>
          <w:lang w:val="ru-RU"/>
        </w:rPr>
        <w:t>заводнения</w:t>
      </w:r>
      <w:proofErr w:type="spellEnd"/>
      <w:r w:rsidRPr="000D1661">
        <w:rPr>
          <w:lang w:val="ru-RU"/>
        </w:rPr>
        <w:t xml:space="preserve">: </w:t>
      </w:r>
      <w:proofErr w:type="spellStart"/>
      <w:r w:rsidRPr="000D1661">
        <w:rPr>
          <w:lang w:val="ru-RU"/>
        </w:rPr>
        <w:t>термовязкостное</w:t>
      </w:r>
      <w:proofErr w:type="spellEnd"/>
      <w:r w:rsidRPr="000D1661">
        <w:rPr>
          <w:lang w:val="ru-RU"/>
        </w:rPr>
        <w:t xml:space="preserve"> сопротивление и механическая блокировка поровых каналов, что требует применения соответствующих методов интенсификации добычи. Перспективы развития модели связаны с интеграцией механизмов суффозии парафиновых частиц, более детальным учетом состава </w:t>
      </w:r>
      <w:r w:rsidR="0061026B" w:rsidRPr="000D1661">
        <w:rPr>
          <w:lang w:val="ru-RU"/>
        </w:rPr>
        <w:t>нефти</w:t>
      </w:r>
      <w:r w:rsidR="0061026B">
        <w:rPr>
          <w:lang w:val="ru-RU"/>
        </w:rPr>
        <w:t xml:space="preserve"> </w:t>
      </w:r>
      <w:r w:rsidR="0061026B" w:rsidRPr="000D1661">
        <w:rPr>
          <w:lang w:val="ru-RU"/>
        </w:rPr>
        <w:t>и</w:t>
      </w:r>
      <w:r w:rsidRPr="000D1661">
        <w:rPr>
          <w:lang w:val="ru-RU"/>
        </w:rPr>
        <w:t xml:space="preserve"> адаптацией параметров модели на основе промысловых данных.</w:t>
      </w:r>
    </w:p>
    <w:p w14:paraId="2A5B6F69" w14:textId="77777777" w:rsidR="00884F8B" w:rsidRDefault="00884F8B" w:rsidP="00884F8B">
      <w:pPr>
        <w:pStyle w:val="FirstParagraph"/>
        <w:rPr>
          <w:lang w:val="ru-RU"/>
        </w:rPr>
      </w:pPr>
    </w:p>
    <w:p w14:paraId="10CDC8EB" w14:textId="77777777" w:rsidR="00884F8B" w:rsidRPr="00884F8B" w:rsidRDefault="00884F8B" w:rsidP="00884F8B">
      <w:pPr>
        <w:pStyle w:val="FirstParagraph"/>
        <w:rPr>
          <w:b/>
          <w:bCs/>
          <w:sz w:val="28"/>
          <w:szCs w:val="28"/>
          <w:lang w:val="ru-RU"/>
        </w:rPr>
      </w:pPr>
      <w:r w:rsidRPr="00884F8B">
        <w:rPr>
          <w:b/>
          <w:bCs/>
          <w:sz w:val="28"/>
          <w:szCs w:val="28"/>
          <w:lang w:val="ru-RU"/>
        </w:rPr>
        <w:t>Список источников</w:t>
      </w:r>
    </w:p>
    <w:p w14:paraId="41A19492" w14:textId="77777777" w:rsidR="0069360A" w:rsidRDefault="00D3518C" w:rsidP="00D354F2">
      <w:pPr>
        <w:pStyle w:val="a0"/>
        <w:numPr>
          <w:ilvl w:val="0"/>
          <w:numId w:val="3"/>
        </w:numPr>
        <w:ind w:left="0" w:firstLine="283"/>
        <w:jc w:val="both"/>
      </w:pPr>
      <w:r w:rsidRPr="000D1661">
        <w:rPr>
          <w:i/>
          <w:iCs/>
          <w:lang w:val="ru-RU"/>
        </w:rPr>
        <w:t>Каневская Р. Д.</w:t>
      </w:r>
      <w:r w:rsidRPr="000D1661">
        <w:rPr>
          <w:lang w:val="ru-RU"/>
        </w:rPr>
        <w:t xml:space="preserve"> Математическое моделирование гидродинамических процессов разработки месторождений углеводородов. </w:t>
      </w:r>
      <w:proofErr w:type="spellStart"/>
      <w:r>
        <w:t>Ижевск</w:t>
      </w:r>
      <w:proofErr w:type="spellEnd"/>
      <w:r>
        <w:t xml:space="preserve">. </w:t>
      </w:r>
      <w:proofErr w:type="spellStart"/>
      <w:r>
        <w:t>Институт</w:t>
      </w:r>
      <w:proofErr w:type="spellEnd"/>
      <w:r>
        <w:t xml:space="preserve"> </w:t>
      </w:r>
      <w:proofErr w:type="spellStart"/>
      <w:r>
        <w:t>компьютерных</w:t>
      </w:r>
      <w:proofErr w:type="spellEnd"/>
      <w:r>
        <w:t xml:space="preserve"> </w:t>
      </w:r>
      <w:proofErr w:type="spellStart"/>
      <w:r>
        <w:t>исследований</w:t>
      </w:r>
      <w:proofErr w:type="spellEnd"/>
      <w:r>
        <w:t>, 2003, 26 с.</w:t>
      </w:r>
    </w:p>
    <w:p w14:paraId="6ECD7D87" w14:textId="77777777" w:rsidR="0069360A" w:rsidRDefault="00D3518C" w:rsidP="00D354F2">
      <w:pPr>
        <w:pStyle w:val="a0"/>
        <w:numPr>
          <w:ilvl w:val="0"/>
          <w:numId w:val="3"/>
        </w:numPr>
        <w:ind w:left="0" w:firstLine="283"/>
        <w:jc w:val="both"/>
      </w:pPr>
      <w:proofErr w:type="spellStart"/>
      <w:r>
        <w:rPr>
          <w:i/>
          <w:iCs/>
        </w:rPr>
        <w:t>Mozes</w:t>
      </w:r>
      <w:proofErr w:type="spellEnd"/>
      <w:r>
        <w:rPr>
          <w:i/>
          <w:iCs/>
        </w:rPr>
        <w:t>, G. Y.</w:t>
      </w:r>
      <w:r>
        <w:t xml:space="preserve"> Paraffin products: Properties, technology, applications. New York, Elsevier Scientific Publishing (1982).</w:t>
      </w:r>
    </w:p>
    <w:p w14:paraId="5C5591BD" w14:textId="77777777" w:rsidR="0069360A" w:rsidRDefault="00D3518C" w:rsidP="00D354F2">
      <w:pPr>
        <w:pStyle w:val="a0"/>
        <w:numPr>
          <w:ilvl w:val="0"/>
          <w:numId w:val="3"/>
        </w:numPr>
        <w:ind w:left="0" w:firstLine="283"/>
        <w:jc w:val="both"/>
      </w:pPr>
      <w:proofErr w:type="spellStart"/>
      <w:r>
        <w:rPr>
          <w:i/>
          <w:iCs/>
        </w:rPr>
        <w:t>Sandyga</w:t>
      </w:r>
      <w:proofErr w:type="spellEnd"/>
      <w:r>
        <w:rPr>
          <w:i/>
          <w:iCs/>
        </w:rPr>
        <w:t xml:space="preserve"> M. S., </w:t>
      </w:r>
      <w:proofErr w:type="spellStart"/>
      <w:r>
        <w:rPr>
          <w:i/>
          <w:iCs/>
        </w:rPr>
        <w:t>Struchkov</w:t>
      </w:r>
      <w:proofErr w:type="spellEnd"/>
      <w:r>
        <w:rPr>
          <w:i/>
          <w:iCs/>
        </w:rPr>
        <w:t xml:space="preserve"> I. A., and </w:t>
      </w:r>
      <w:proofErr w:type="spellStart"/>
      <w:r>
        <w:rPr>
          <w:i/>
          <w:iCs/>
        </w:rPr>
        <w:t>Rogachev</w:t>
      </w:r>
      <w:proofErr w:type="spellEnd"/>
      <w:r>
        <w:rPr>
          <w:i/>
          <w:iCs/>
        </w:rPr>
        <w:t xml:space="preserve"> M. K.</w:t>
      </w:r>
      <w:r>
        <w:t xml:space="preserve"> Formation damage induced by wax deposition: laboratory investigations and modeling. J. Petroleum Exploration and Production Technology (10) 2541–2558 (2020)</w:t>
      </w:r>
    </w:p>
    <w:p w14:paraId="59C4D680" w14:textId="77777777" w:rsidR="0069360A" w:rsidRDefault="00D3518C" w:rsidP="00D354F2">
      <w:pPr>
        <w:pStyle w:val="a0"/>
        <w:numPr>
          <w:ilvl w:val="0"/>
          <w:numId w:val="3"/>
        </w:numPr>
        <w:ind w:left="0" w:firstLine="283"/>
        <w:jc w:val="both"/>
      </w:pPr>
      <w:proofErr w:type="spellStart"/>
      <w:r>
        <w:rPr>
          <w:i/>
          <w:iCs/>
        </w:rPr>
        <w:t>Nikiforov</w:t>
      </w:r>
      <w:proofErr w:type="spellEnd"/>
      <w:r>
        <w:rPr>
          <w:i/>
          <w:iCs/>
        </w:rPr>
        <w:t xml:space="preserve">, A.I., </w:t>
      </w:r>
      <w:proofErr w:type="spellStart"/>
      <w:r>
        <w:rPr>
          <w:i/>
          <w:iCs/>
        </w:rPr>
        <w:t>Sadovnikov</w:t>
      </w:r>
      <w:proofErr w:type="spellEnd"/>
      <w:r>
        <w:rPr>
          <w:i/>
          <w:iCs/>
        </w:rPr>
        <w:t xml:space="preserve">, R.V. &amp; </w:t>
      </w:r>
      <w:proofErr w:type="spellStart"/>
      <w:r>
        <w:rPr>
          <w:i/>
          <w:iCs/>
        </w:rPr>
        <w:t>Nikiforov</w:t>
      </w:r>
      <w:proofErr w:type="spellEnd"/>
      <w:r>
        <w:rPr>
          <w:i/>
          <w:iCs/>
        </w:rPr>
        <w:t>, G.A.</w:t>
      </w:r>
      <w:r>
        <w:t xml:space="preserve"> Modeling of Paraffin Deposition During Oil Production by Cold Water Injection. </w:t>
      </w:r>
      <w:proofErr w:type="spellStart"/>
      <w:r>
        <w:t>Lobachevskii</w:t>
      </w:r>
      <w:proofErr w:type="spellEnd"/>
      <w:r>
        <w:t xml:space="preserve"> J Math 43, 1178–1183 (2022).</w:t>
      </w:r>
    </w:p>
    <w:p w14:paraId="6F65DA58" w14:textId="77777777" w:rsidR="0069360A" w:rsidRDefault="00D3518C" w:rsidP="00D354F2">
      <w:pPr>
        <w:pStyle w:val="a0"/>
        <w:numPr>
          <w:ilvl w:val="0"/>
          <w:numId w:val="3"/>
        </w:numPr>
        <w:ind w:left="0" w:firstLine="283"/>
        <w:jc w:val="both"/>
      </w:pPr>
      <w:r>
        <w:rPr>
          <w:i/>
          <w:iCs/>
        </w:rPr>
        <w:t xml:space="preserve">Wang Sh., </w:t>
      </w:r>
      <w:proofErr w:type="spellStart"/>
      <w:r>
        <w:rPr>
          <w:i/>
          <w:iCs/>
        </w:rPr>
        <w:t>Civan</w:t>
      </w:r>
      <w:proofErr w:type="spellEnd"/>
      <w:r>
        <w:rPr>
          <w:i/>
          <w:iCs/>
        </w:rPr>
        <w:t xml:space="preserve"> F.</w:t>
      </w:r>
      <w:r>
        <w:t xml:space="preserve"> Modeling Formation Damage by Asphaltene Deposition During Primary Oil Recovery. J. Energy </w:t>
      </w:r>
      <w:proofErr w:type="spellStart"/>
      <w:r>
        <w:t>Resour</w:t>
      </w:r>
      <w:proofErr w:type="spellEnd"/>
      <w:r>
        <w:t>. Technol. 127 (4), 310–317 (2005)</w:t>
      </w:r>
    </w:p>
    <w:p w14:paraId="317646C0" w14:textId="77777777" w:rsidR="0069360A" w:rsidRDefault="00D3518C" w:rsidP="00D354F2">
      <w:pPr>
        <w:pStyle w:val="a0"/>
        <w:numPr>
          <w:ilvl w:val="0"/>
          <w:numId w:val="3"/>
        </w:numPr>
        <w:ind w:left="0" w:firstLine="283"/>
        <w:jc w:val="both"/>
      </w:pPr>
      <w:r>
        <w:rPr>
          <w:i/>
          <w:iCs/>
        </w:rPr>
        <w:t xml:space="preserve">Wang Sh., </w:t>
      </w:r>
      <w:proofErr w:type="spellStart"/>
      <w:r>
        <w:rPr>
          <w:i/>
          <w:iCs/>
        </w:rPr>
        <w:t>Civan</w:t>
      </w:r>
      <w:proofErr w:type="spellEnd"/>
      <w:r>
        <w:rPr>
          <w:i/>
          <w:iCs/>
        </w:rPr>
        <w:t xml:space="preserve"> F.</w:t>
      </w:r>
      <w:r>
        <w:t xml:space="preserve"> Model-Assisted Analysis of Simultaneous Paraffin and Asphaltene Deposition in Laboratory Core Tests. J. Energy </w:t>
      </w:r>
      <w:proofErr w:type="spellStart"/>
      <w:r>
        <w:t>Resour</w:t>
      </w:r>
      <w:proofErr w:type="spellEnd"/>
      <w:r>
        <w:t>. Technol., 127 (4), 318-322 (2005)</w:t>
      </w:r>
    </w:p>
    <w:p w14:paraId="2184F311" w14:textId="77777777" w:rsidR="0069360A" w:rsidRDefault="00D3518C" w:rsidP="00D354F2">
      <w:pPr>
        <w:pStyle w:val="a0"/>
        <w:numPr>
          <w:ilvl w:val="0"/>
          <w:numId w:val="3"/>
        </w:numPr>
        <w:ind w:left="0" w:firstLine="283"/>
        <w:jc w:val="both"/>
      </w:pPr>
      <w:r>
        <w:rPr>
          <w:i/>
          <w:iCs/>
        </w:rPr>
        <w:t xml:space="preserve">Weingarten J.S., </w:t>
      </w:r>
      <w:proofErr w:type="spellStart"/>
      <w:r>
        <w:rPr>
          <w:i/>
          <w:iCs/>
        </w:rPr>
        <w:t>Euchner</w:t>
      </w:r>
      <w:proofErr w:type="spellEnd"/>
      <w:r>
        <w:rPr>
          <w:i/>
          <w:iCs/>
        </w:rPr>
        <w:t xml:space="preserve"> J.A.</w:t>
      </w:r>
      <w:r>
        <w:t xml:space="preserve"> Methods for Predicting Wax Precipitation and Deposition. SPE Production Engineering, 121-126 (Feb. 1988)</w:t>
      </w:r>
    </w:p>
    <w:p w14:paraId="046D9950" w14:textId="77777777" w:rsidR="0069360A" w:rsidRDefault="00D3518C" w:rsidP="00D354F2">
      <w:pPr>
        <w:pStyle w:val="a0"/>
        <w:numPr>
          <w:ilvl w:val="0"/>
          <w:numId w:val="3"/>
        </w:numPr>
        <w:ind w:left="0" w:firstLine="283"/>
        <w:jc w:val="both"/>
      </w:pPr>
      <w:r>
        <w:rPr>
          <w:i/>
          <w:iCs/>
        </w:rPr>
        <w:t xml:space="preserve">Ring J.N., </w:t>
      </w:r>
      <w:proofErr w:type="spellStart"/>
      <w:r>
        <w:rPr>
          <w:i/>
          <w:iCs/>
        </w:rPr>
        <w:t>Wattenbarger</w:t>
      </w:r>
      <w:proofErr w:type="spellEnd"/>
      <w:r>
        <w:rPr>
          <w:i/>
          <w:iCs/>
        </w:rPr>
        <w:t xml:space="preserve"> R.A., Keating J.F., and </w:t>
      </w:r>
      <w:proofErr w:type="spellStart"/>
      <w:r>
        <w:rPr>
          <w:i/>
          <w:iCs/>
        </w:rPr>
        <w:t>Peddlbhotla</w:t>
      </w:r>
      <w:proofErr w:type="spellEnd"/>
      <w:r>
        <w:rPr>
          <w:i/>
          <w:iCs/>
        </w:rPr>
        <w:t xml:space="preserve"> S.</w:t>
      </w:r>
      <w:r>
        <w:t xml:space="preserve"> Simulation of Paraffin Deposition in Reservoirs. SPE Production &amp; Facilities 36–42 (Feb. 1994)</w:t>
      </w:r>
    </w:p>
    <w:p w14:paraId="7B9F4622" w14:textId="77777777" w:rsidR="0069360A" w:rsidRDefault="00D3518C" w:rsidP="00D354F2">
      <w:pPr>
        <w:pStyle w:val="a0"/>
        <w:numPr>
          <w:ilvl w:val="0"/>
          <w:numId w:val="3"/>
        </w:numPr>
        <w:ind w:left="0" w:firstLine="283"/>
        <w:jc w:val="both"/>
      </w:pPr>
      <w:proofErr w:type="spellStart"/>
      <w:r>
        <w:rPr>
          <w:i/>
          <w:iCs/>
        </w:rPr>
        <w:t>Adeyanju</w:t>
      </w:r>
      <w:proofErr w:type="spellEnd"/>
      <w:r>
        <w:rPr>
          <w:i/>
          <w:iCs/>
        </w:rPr>
        <w:t xml:space="preserve"> O.A. and </w:t>
      </w:r>
      <w:proofErr w:type="spellStart"/>
      <w:r>
        <w:rPr>
          <w:i/>
          <w:iCs/>
        </w:rPr>
        <w:t>Oyekunle</w:t>
      </w:r>
      <w:proofErr w:type="spellEnd"/>
      <w:r>
        <w:rPr>
          <w:i/>
          <w:iCs/>
        </w:rPr>
        <w:t xml:space="preserve"> L.O.</w:t>
      </w:r>
      <w:r>
        <w:t xml:space="preserve"> Simulation of paraffin deposition in petroleum reservoirs. ASPES 2 (3), 1-18 (2010)</w:t>
      </w:r>
    </w:p>
    <w:p w14:paraId="28528FC6" w14:textId="77777777" w:rsidR="0069360A" w:rsidRDefault="00D3518C" w:rsidP="00D354F2">
      <w:pPr>
        <w:pStyle w:val="a0"/>
        <w:numPr>
          <w:ilvl w:val="0"/>
          <w:numId w:val="3"/>
        </w:numPr>
        <w:ind w:left="0" w:firstLine="283"/>
        <w:jc w:val="both"/>
      </w:pPr>
      <w:proofErr w:type="spellStart"/>
      <w:r>
        <w:rPr>
          <w:i/>
          <w:iCs/>
        </w:rPr>
        <w:t>Kozeny</w:t>
      </w:r>
      <w:proofErr w:type="spellEnd"/>
      <w:r>
        <w:rPr>
          <w:i/>
          <w:iCs/>
        </w:rPr>
        <w:t>, J.</w:t>
      </w:r>
      <w:r>
        <w:t xml:space="preserve"> </w:t>
      </w:r>
      <w:proofErr w:type="spellStart"/>
      <w:r>
        <w:t>Ueber</w:t>
      </w:r>
      <w:proofErr w:type="spellEnd"/>
      <w:r>
        <w:t xml:space="preserve"> </w:t>
      </w:r>
      <w:proofErr w:type="spellStart"/>
      <w:r>
        <w:t>kapillare</w:t>
      </w:r>
      <w:proofErr w:type="spellEnd"/>
      <w:r>
        <w:t xml:space="preserve"> </w:t>
      </w:r>
      <w:proofErr w:type="spellStart"/>
      <w:r>
        <w:t>Leitung</w:t>
      </w:r>
      <w:proofErr w:type="spellEnd"/>
      <w:r>
        <w:t xml:space="preserve"> des </w:t>
      </w:r>
      <w:proofErr w:type="spellStart"/>
      <w:r>
        <w:t>Wassers</w:t>
      </w:r>
      <w:proofErr w:type="spellEnd"/>
      <w:r>
        <w:t xml:space="preserve"> </w:t>
      </w:r>
      <w:proofErr w:type="spellStart"/>
      <w:r>
        <w:t>im</w:t>
      </w:r>
      <w:proofErr w:type="spellEnd"/>
      <w:r>
        <w:t xml:space="preserve"> Boden. </w:t>
      </w:r>
      <w:proofErr w:type="spellStart"/>
      <w:r>
        <w:t>Sitzungsber</w:t>
      </w:r>
      <w:proofErr w:type="spellEnd"/>
      <w:r>
        <w:t xml:space="preserve"> </w:t>
      </w:r>
      <w:proofErr w:type="spellStart"/>
      <w:r>
        <w:t>Akad</w:t>
      </w:r>
      <w:proofErr w:type="spellEnd"/>
      <w:r>
        <w:t xml:space="preserve">. </w:t>
      </w:r>
      <w:proofErr w:type="spellStart"/>
      <w:r>
        <w:t>Wiss</w:t>
      </w:r>
      <w:proofErr w:type="spellEnd"/>
      <w:r>
        <w:t>., Wien 136 (2a), 271-306 (1927)</w:t>
      </w:r>
    </w:p>
    <w:p w14:paraId="02625781" w14:textId="77777777" w:rsidR="0069360A" w:rsidRDefault="00D3518C" w:rsidP="00D354F2">
      <w:pPr>
        <w:pStyle w:val="a0"/>
        <w:numPr>
          <w:ilvl w:val="0"/>
          <w:numId w:val="3"/>
        </w:numPr>
        <w:ind w:left="0" w:firstLine="283"/>
        <w:jc w:val="both"/>
      </w:pPr>
      <w:proofErr w:type="spellStart"/>
      <w:r>
        <w:rPr>
          <w:i/>
          <w:iCs/>
        </w:rPr>
        <w:t>Nikiforov</w:t>
      </w:r>
      <w:proofErr w:type="spellEnd"/>
      <w:r>
        <w:rPr>
          <w:i/>
          <w:iCs/>
        </w:rPr>
        <w:t xml:space="preserve"> A. I., </w:t>
      </w:r>
      <w:proofErr w:type="spellStart"/>
      <w:r>
        <w:rPr>
          <w:i/>
          <w:iCs/>
        </w:rPr>
        <w:t>Zakirov</w:t>
      </w:r>
      <w:proofErr w:type="spellEnd"/>
      <w:r>
        <w:rPr>
          <w:i/>
          <w:iCs/>
        </w:rPr>
        <w:t xml:space="preserve"> T. R. and Nikiforov1 G. A.</w:t>
      </w:r>
      <w:r>
        <w:t xml:space="preserve"> Model for Treatment of Oil Reservoirs with Polymer-Dispersed Systems. Chem Tech Fuels Oils 51 (1), 105–112 (2015)</w:t>
      </w:r>
    </w:p>
    <w:p w14:paraId="11C3A8A9" w14:textId="778235E4" w:rsidR="0069360A" w:rsidRDefault="00D3518C" w:rsidP="00D354F2">
      <w:pPr>
        <w:pStyle w:val="a0"/>
        <w:numPr>
          <w:ilvl w:val="0"/>
          <w:numId w:val="3"/>
        </w:numPr>
        <w:ind w:left="0" w:firstLine="283"/>
        <w:jc w:val="both"/>
        <w:rPr>
          <w:lang w:val="ru-RU"/>
        </w:rPr>
      </w:pPr>
      <w:r>
        <w:rPr>
          <w:i/>
          <w:iCs/>
        </w:rPr>
        <w:t>Burdine N. T.</w:t>
      </w:r>
      <w:r>
        <w:t xml:space="preserve"> Relative permeability calculations from pore size distribution data. SPE</w:t>
      </w:r>
      <w:r w:rsidRPr="000D1661">
        <w:rPr>
          <w:lang w:val="ru-RU"/>
        </w:rPr>
        <w:t xml:space="preserve"> 225-</w:t>
      </w:r>
      <w:r>
        <w:t>G</w:t>
      </w:r>
      <w:r w:rsidRPr="000D1661">
        <w:rPr>
          <w:lang w:val="ru-RU"/>
        </w:rPr>
        <w:t xml:space="preserve">, </w:t>
      </w:r>
      <w:r>
        <w:t>Petroleum</w:t>
      </w:r>
      <w:r w:rsidRPr="000D1661">
        <w:rPr>
          <w:lang w:val="ru-RU"/>
        </w:rPr>
        <w:t xml:space="preserve"> </w:t>
      </w:r>
      <w:r>
        <w:t>Transactions</w:t>
      </w:r>
      <w:r w:rsidRPr="000D1661">
        <w:rPr>
          <w:lang w:val="ru-RU"/>
        </w:rPr>
        <w:t xml:space="preserve"> </w:t>
      </w:r>
      <w:r>
        <w:t>AIME</w:t>
      </w:r>
      <w:r w:rsidRPr="000D1661">
        <w:rPr>
          <w:lang w:val="ru-RU"/>
        </w:rPr>
        <w:t xml:space="preserve"> 198, 71-78 (1953)</w:t>
      </w:r>
    </w:p>
    <w:p w14:paraId="595A5D7E" w14:textId="7AC199BD" w:rsidR="00A23852" w:rsidRPr="000D1661" w:rsidRDefault="00A23852" w:rsidP="00D354F2">
      <w:pPr>
        <w:pStyle w:val="a0"/>
        <w:numPr>
          <w:ilvl w:val="0"/>
          <w:numId w:val="3"/>
        </w:numPr>
        <w:ind w:left="0" w:firstLine="283"/>
        <w:jc w:val="both"/>
        <w:rPr>
          <w:lang w:val="ru-RU"/>
        </w:rPr>
      </w:pPr>
      <w:proofErr w:type="spellStart"/>
      <w:r w:rsidRPr="00A23852">
        <w:rPr>
          <w:lang w:val="ru-RU"/>
        </w:rPr>
        <w:lastRenderedPageBreak/>
        <w:t>Алишаев</w:t>
      </w:r>
      <w:proofErr w:type="spellEnd"/>
      <w:r w:rsidRPr="00A23852">
        <w:rPr>
          <w:lang w:val="ru-RU"/>
        </w:rPr>
        <w:t xml:space="preserve"> М.Г., Расчет температурного поля пласта при инжекции жидкости для плоского фильтрационного течения, Известия Академии наук СССР. Механика жидкости и газа., 1979. № 1. С. 67.</w:t>
      </w:r>
    </w:p>
    <w:p w14:paraId="1A2A291A" w14:textId="77777777" w:rsidR="0069360A" w:rsidRPr="000D1661" w:rsidRDefault="00D3518C" w:rsidP="00D354F2">
      <w:pPr>
        <w:pStyle w:val="a0"/>
        <w:numPr>
          <w:ilvl w:val="0"/>
          <w:numId w:val="3"/>
        </w:numPr>
        <w:ind w:left="0" w:firstLine="283"/>
        <w:jc w:val="both"/>
        <w:rPr>
          <w:lang w:val="ru-RU"/>
        </w:rPr>
      </w:pPr>
      <w:r w:rsidRPr="000D1661">
        <w:rPr>
          <w:i/>
          <w:iCs/>
          <w:lang w:val="ru-RU"/>
        </w:rPr>
        <w:t xml:space="preserve">Никифоров А.И., </w:t>
      </w:r>
      <w:proofErr w:type="spellStart"/>
      <w:r w:rsidRPr="000D1661">
        <w:rPr>
          <w:i/>
          <w:iCs/>
          <w:lang w:val="ru-RU"/>
        </w:rPr>
        <w:t>Никаньшин</w:t>
      </w:r>
      <w:proofErr w:type="spellEnd"/>
      <w:r w:rsidRPr="000D1661">
        <w:rPr>
          <w:i/>
          <w:iCs/>
          <w:lang w:val="ru-RU"/>
        </w:rPr>
        <w:t xml:space="preserve"> Д.П.</w:t>
      </w:r>
      <w:r w:rsidRPr="000D1661">
        <w:rPr>
          <w:lang w:val="ru-RU"/>
        </w:rPr>
        <w:t xml:space="preserve"> Перенос частиц двухфазным фильтрационным потоком, Математическое моделирование. – 1998. – Т. 10. - 6. – С. 42-52</w:t>
      </w:r>
    </w:p>
    <w:p w14:paraId="5E777C6C" w14:textId="77777777" w:rsidR="0069360A" w:rsidRPr="00BB0D62" w:rsidRDefault="00D3518C" w:rsidP="00D354F2">
      <w:pPr>
        <w:pStyle w:val="a0"/>
        <w:numPr>
          <w:ilvl w:val="0"/>
          <w:numId w:val="3"/>
        </w:numPr>
        <w:ind w:left="0" w:firstLine="283"/>
        <w:jc w:val="both"/>
      </w:pPr>
      <w:r>
        <w:rPr>
          <w:i/>
          <w:iCs/>
        </w:rPr>
        <w:t xml:space="preserve">S. A. Mousavi </w:t>
      </w:r>
      <w:proofErr w:type="spellStart"/>
      <w:r>
        <w:rPr>
          <w:i/>
          <w:iCs/>
        </w:rPr>
        <w:t>Dehghani</w:t>
      </w:r>
      <w:proofErr w:type="spellEnd"/>
      <w:r>
        <w:rPr>
          <w:i/>
          <w:iCs/>
        </w:rPr>
        <w:t xml:space="preserve">, M. </w:t>
      </w:r>
      <w:proofErr w:type="spellStart"/>
      <w:r>
        <w:rPr>
          <w:i/>
          <w:iCs/>
        </w:rPr>
        <w:t>Vafaie</w:t>
      </w:r>
      <w:proofErr w:type="spellEnd"/>
      <w:r>
        <w:rPr>
          <w:i/>
          <w:iCs/>
        </w:rPr>
        <w:t xml:space="preserve"> </w:t>
      </w:r>
      <w:proofErr w:type="spellStart"/>
      <w:proofErr w:type="gramStart"/>
      <w:r>
        <w:rPr>
          <w:i/>
          <w:iCs/>
        </w:rPr>
        <w:t>Sefti</w:t>
      </w:r>
      <w:proofErr w:type="spellEnd"/>
      <w:r>
        <w:rPr>
          <w:i/>
          <w:iCs/>
        </w:rPr>
        <w:t xml:space="preserve"> ,</w:t>
      </w:r>
      <w:proofErr w:type="gramEnd"/>
      <w:r>
        <w:rPr>
          <w:i/>
          <w:iCs/>
        </w:rPr>
        <w:t xml:space="preserve"> H. </w:t>
      </w:r>
      <w:proofErr w:type="spellStart"/>
      <w:r>
        <w:rPr>
          <w:i/>
          <w:iCs/>
        </w:rPr>
        <w:t>Mehdizadeh</w:t>
      </w:r>
      <w:proofErr w:type="spellEnd"/>
      <w:r>
        <w:rPr>
          <w:i/>
          <w:iCs/>
        </w:rPr>
        <w:t xml:space="preserve"> and H. </w:t>
      </w:r>
      <w:proofErr w:type="spellStart"/>
      <w:r>
        <w:rPr>
          <w:i/>
          <w:iCs/>
        </w:rPr>
        <w:t>Shirkhanloo</w:t>
      </w:r>
      <w:proofErr w:type="spellEnd"/>
      <w:r>
        <w:t xml:space="preserve"> Solid Phase </w:t>
      </w:r>
      <w:r w:rsidRPr="00BB0D62">
        <w:t xml:space="preserve">Equation of State Application for Wax Formation Prediction in Petroleum Mixtures Iranian Journal of Chemical Engineering Vol. 5, No. 2 (Spring), 2008, </w:t>
      </w:r>
      <w:proofErr w:type="spellStart"/>
      <w:r w:rsidRPr="00BB0D62">
        <w:t>IAChE</w:t>
      </w:r>
      <w:proofErr w:type="spellEnd"/>
    </w:p>
    <w:p w14:paraId="2B31615C" w14:textId="6F003F1D" w:rsidR="00BB0D62" w:rsidRPr="00A23852" w:rsidRDefault="00D3518C" w:rsidP="00A23852">
      <w:pPr>
        <w:pStyle w:val="a0"/>
        <w:numPr>
          <w:ilvl w:val="0"/>
          <w:numId w:val="3"/>
        </w:numPr>
        <w:ind w:left="0" w:firstLine="283"/>
        <w:jc w:val="both"/>
        <w:rPr>
          <w:lang w:val="ru-RU"/>
        </w:rPr>
      </w:pPr>
      <w:r w:rsidRPr="00BB0D62">
        <w:rPr>
          <w:i/>
          <w:iCs/>
          <w:lang w:val="ru-RU"/>
        </w:rPr>
        <w:t>Чекалин А.Н., Конюхов В.М., Костерин А.В.</w:t>
      </w:r>
      <w:r w:rsidRPr="00BB0D62">
        <w:rPr>
          <w:lang w:val="ru-RU"/>
        </w:rPr>
        <w:t xml:space="preserve"> Двухфазная многокомпонентная фильтрация в нефтяных пластах сложной структуры. </w:t>
      </w:r>
      <w:proofErr w:type="spellStart"/>
      <w:r w:rsidRPr="00BB0D62">
        <w:t>Казань</w:t>
      </w:r>
      <w:proofErr w:type="spellEnd"/>
      <w:r w:rsidRPr="00BB0D62">
        <w:t xml:space="preserve">: </w:t>
      </w:r>
      <w:proofErr w:type="spellStart"/>
      <w:r w:rsidRPr="00BB0D62">
        <w:t>Казан</w:t>
      </w:r>
      <w:proofErr w:type="spellEnd"/>
      <w:r w:rsidRPr="00BB0D62">
        <w:t xml:space="preserve">. </w:t>
      </w:r>
      <w:proofErr w:type="spellStart"/>
      <w:r w:rsidRPr="00BB0D62">
        <w:t>гос</w:t>
      </w:r>
      <w:proofErr w:type="spellEnd"/>
      <w:r w:rsidRPr="00BB0D62">
        <w:t xml:space="preserve">. </w:t>
      </w:r>
      <w:proofErr w:type="spellStart"/>
      <w:r w:rsidRPr="00BB0D62">
        <w:t>ун</w:t>
      </w:r>
      <w:proofErr w:type="spellEnd"/>
      <w:r w:rsidRPr="00BB0D62">
        <w:t>-т, 2009, 180 с.</w:t>
      </w:r>
      <w:bookmarkEnd w:id="25"/>
    </w:p>
    <w:sectPr w:rsidR="00BB0D62" w:rsidRPr="00A23852" w:rsidSect="00641720">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00308" w14:textId="77777777" w:rsidR="006133FD" w:rsidRDefault="006133FD">
      <w:pPr>
        <w:spacing w:after="0"/>
      </w:pPr>
      <w:r>
        <w:separator/>
      </w:r>
    </w:p>
  </w:endnote>
  <w:endnote w:type="continuationSeparator" w:id="0">
    <w:p w14:paraId="64CA90C7" w14:textId="77777777" w:rsidR="006133FD" w:rsidRDefault="006133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446A7" w14:textId="77777777" w:rsidR="006133FD" w:rsidRDefault="006133FD">
      <w:r>
        <w:separator/>
      </w:r>
    </w:p>
  </w:footnote>
  <w:footnote w:type="continuationSeparator" w:id="0">
    <w:p w14:paraId="584DD6A1" w14:textId="77777777" w:rsidR="006133FD" w:rsidRDefault="006133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E549A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65EC7FF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02B46DBF"/>
    <w:multiLevelType w:val="hybridMultilevel"/>
    <w:tmpl w:val="28C0AF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E3F60A4"/>
    <w:multiLevelType w:val="hybridMultilevel"/>
    <w:tmpl w:val="223CD76C"/>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Игорь">
    <w15:presenceInfo w15:providerId="None" w15:userId="Игорь"/>
  </w15:person>
  <w15:person w15:author="Andre">
    <w15:presenceInfo w15:providerId="None" w15:userId="Andre"/>
  </w15:person>
  <w15:person w15:author="Аlfiya">
    <w15:presenceInfo w15:providerId="None" w15:userId="Аlfiy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360A"/>
    <w:rsid w:val="000140EB"/>
    <w:rsid w:val="0001454F"/>
    <w:rsid w:val="00031B6E"/>
    <w:rsid w:val="00034DB5"/>
    <w:rsid w:val="00057A2C"/>
    <w:rsid w:val="0007063D"/>
    <w:rsid w:val="00093A41"/>
    <w:rsid w:val="000A070E"/>
    <w:rsid w:val="000D1661"/>
    <w:rsid w:val="001150BA"/>
    <w:rsid w:val="00184237"/>
    <w:rsid w:val="001C2BA8"/>
    <w:rsid w:val="001E245F"/>
    <w:rsid w:val="001E44A5"/>
    <w:rsid w:val="001F1A3D"/>
    <w:rsid w:val="00216045"/>
    <w:rsid w:val="00233DA3"/>
    <w:rsid w:val="00240668"/>
    <w:rsid w:val="0024280E"/>
    <w:rsid w:val="00242D3E"/>
    <w:rsid w:val="0025569D"/>
    <w:rsid w:val="00261070"/>
    <w:rsid w:val="00261F3E"/>
    <w:rsid w:val="00262E41"/>
    <w:rsid w:val="00272A7E"/>
    <w:rsid w:val="002B2E72"/>
    <w:rsid w:val="002E1984"/>
    <w:rsid w:val="002E6D77"/>
    <w:rsid w:val="00345355"/>
    <w:rsid w:val="00360F52"/>
    <w:rsid w:val="00391596"/>
    <w:rsid w:val="003A7CA0"/>
    <w:rsid w:val="003B71E7"/>
    <w:rsid w:val="003F0007"/>
    <w:rsid w:val="0040077F"/>
    <w:rsid w:val="0042768B"/>
    <w:rsid w:val="004369E7"/>
    <w:rsid w:val="0045332E"/>
    <w:rsid w:val="0045486D"/>
    <w:rsid w:val="00460B4B"/>
    <w:rsid w:val="00477770"/>
    <w:rsid w:val="00481CCA"/>
    <w:rsid w:val="00490642"/>
    <w:rsid w:val="0049416C"/>
    <w:rsid w:val="004D44E4"/>
    <w:rsid w:val="004E30DF"/>
    <w:rsid w:val="004E6F34"/>
    <w:rsid w:val="005027B4"/>
    <w:rsid w:val="005233D1"/>
    <w:rsid w:val="00527883"/>
    <w:rsid w:val="005A6EB2"/>
    <w:rsid w:val="005B1412"/>
    <w:rsid w:val="005D151B"/>
    <w:rsid w:val="0061026B"/>
    <w:rsid w:val="006133FD"/>
    <w:rsid w:val="00615CDD"/>
    <w:rsid w:val="00637DA4"/>
    <w:rsid w:val="00641720"/>
    <w:rsid w:val="006466DB"/>
    <w:rsid w:val="00652352"/>
    <w:rsid w:val="00652F7F"/>
    <w:rsid w:val="006817A9"/>
    <w:rsid w:val="00690A7D"/>
    <w:rsid w:val="00691E95"/>
    <w:rsid w:val="0069360A"/>
    <w:rsid w:val="00696C84"/>
    <w:rsid w:val="006B5BA8"/>
    <w:rsid w:val="006D011C"/>
    <w:rsid w:val="006D1334"/>
    <w:rsid w:val="00703C03"/>
    <w:rsid w:val="00724C5D"/>
    <w:rsid w:val="007475F8"/>
    <w:rsid w:val="00754523"/>
    <w:rsid w:val="007758BE"/>
    <w:rsid w:val="00784250"/>
    <w:rsid w:val="007A0B48"/>
    <w:rsid w:val="007B4E66"/>
    <w:rsid w:val="007B5BF3"/>
    <w:rsid w:val="00844483"/>
    <w:rsid w:val="0086678B"/>
    <w:rsid w:val="00884F8B"/>
    <w:rsid w:val="008E54CB"/>
    <w:rsid w:val="008E6EC9"/>
    <w:rsid w:val="00954CE1"/>
    <w:rsid w:val="009670C9"/>
    <w:rsid w:val="00995D9B"/>
    <w:rsid w:val="00997B68"/>
    <w:rsid w:val="009A3EE0"/>
    <w:rsid w:val="009C63BF"/>
    <w:rsid w:val="009D6A10"/>
    <w:rsid w:val="009E6D61"/>
    <w:rsid w:val="00A005B4"/>
    <w:rsid w:val="00A03D9C"/>
    <w:rsid w:val="00A144DA"/>
    <w:rsid w:val="00A21095"/>
    <w:rsid w:val="00A23852"/>
    <w:rsid w:val="00A306A7"/>
    <w:rsid w:val="00A67A59"/>
    <w:rsid w:val="00A70574"/>
    <w:rsid w:val="00A97A1D"/>
    <w:rsid w:val="00AA5B6E"/>
    <w:rsid w:val="00AC365F"/>
    <w:rsid w:val="00AD7317"/>
    <w:rsid w:val="00AE2F03"/>
    <w:rsid w:val="00B2558E"/>
    <w:rsid w:val="00B43329"/>
    <w:rsid w:val="00B50813"/>
    <w:rsid w:val="00B755A1"/>
    <w:rsid w:val="00B867BC"/>
    <w:rsid w:val="00B97D27"/>
    <w:rsid w:val="00BA14AA"/>
    <w:rsid w:val="00BB0D62"/>
    <w:rsid w:val="00BB1A16"/>
    <w:rsid w:val="00BB356E"/>
    <w:rsid w:val="00BF4274"/>
    <w:rsid w:val="00C013BB"/>
    <w:rsid w:val="00C06C68"/>
    <w:rsid w:val="00C24D3B"/>
    <w:rsid w:val="00C42BD6"/>
    <w:rsid w:val="00C50F94"/>
    <w:rsid w:val="00C7124D"/>
    <w:rsid w:val="00C920D6"/>
    <w:rsid w:val="00CD6C42"/>
    <w:rsid w:val="00CD7EC9"/>
    <w:rsid w:val="00D3518C"/>
    <w:rsid w:val="00D354F2"/>
    <w:rsid w:val="00D42729"/>
    <w:rsid w:val="00D6634E"/>
    <w:rsid w:val="00D91FB2"/>
    <w:rsid w:val="00D93B36"/>
    <w:rsid w:val="00D96094"/>
    <w:rsid w:val="00E001E4"/>
    <w:rsid w:val="00E05308"/>
    <w:rsid w:val="00E237B2"/>
    <w:rsid w:val="00E449FE"/>
    <w:rsid w:val="00E45FEF"/>
    <w:rsid w:val="00E4600B"/>
    <w:rsid w:val="00E66F4E"/>
    <w:rsid w:val="00E76716"/>
    <w:rsid w:val="00E837A5"/>
    <w:rsid w:val="00EA747A"/>
    <w:rsid w:val="00EB0415"/>
    <w:rsid w:val="00EB493A"/>
    <w:rsid w:val="00EF1E1F"/>
    <w:rsid w:val="00EF507A"/>
    <w:rsid w:val="00F35034"/>
    <w:rsid w:val="00F44195"/>
    <w:rsid w:val="00F5045D"/>
    <w:rsid w:val="00F92BC7"/>
    <w:rsid w:val="00F96C10"/>
    <w:rsid w:val="00FA43DE"/>
    <w:rsid w:val="00FB0E6B"/>
    <w:rsid w:val="00FB27A8"/>
    <w:rsid w:val="00FB37C5"/>
    <w:rsid w:val="00FB38C9"/>
    <w:rsid w:val="00FC5003"/>
    <w:rsid w:val="00FC695E"/>
    <w:rsid w:val="00FD4679"/>
    <w:rsid w:val="00FE0A3A"/>
    <w:rsid w:val="00FF0438"/>
    <w:rsid w:val="00FF36F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7"/>
    <o:shapelayout v:ext="edit">
      <o:idmap v:ext="edit" data="1"/>
    </o:shapelayout>
  </w:shapeDefaults>
  <w:decimalSymbol w:val="."/>
  <w:listSeparator w:val=";"/>
  <w14:docId w14:val="50CC77A5"/>
  <w15:docId w15:val="{46239F7D-001C-4B8B-9823-F4A6B2D33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7883"/>
  </w:style>
  <w:style w:type="paragraph" w:styleId="1">
    <w:name w:val="heading 1"/>
    <w:basedOn w:val="a"/>
    <w:next w:val="a0"/>
    <w:uiPriority w:val="9"/>
    <w:qFormat/>
    <w:rsid w:val="00641720"/>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rsid w:val="00641720"/>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rsid w:val="00641720"/>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rsid w:val="00641720"/>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rsid w:val="00641720"/>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rsid w:val="00641720"/>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rsid w:val="00641720"/>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rsid w:val="00641720"/>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rsid w:val="00641720"/>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641720"/>
    <w:pPr>
      <w:spacing w:before="180" w:after="180"/>
    </w:pPr>
  </w:style>
  <w:style w:type="paragraph" w:customStyle="1" w:styleId="FirstParagraph">
    <w:name w:val="First Paragraph"/>
    <w:basedOn w:val="a0"/>
    <w:next w:val="a0"/>
    <w:qFormat/>
    <w:rsid w:val="00641720"/>
  </w:style>
  <w:style w:type="paragraph" w:customStyle="1" w:styleId="Compact">
    <w:name w:val="Compact"/>
    <w:basedOn w:val="a0"/>
    <w:qFormat/>
    <w:rsid w:val="00641720"/>
    <w:pPr>
      <w:spacing w:before="36" w:after="36"/>
    </w:pPr>
  </w:style>
  <w:style w:type="paragraph" w:styleId="a5">
    <w:name w:val="Title"/>
    <w:basedOn w:val="a"/>
    <w:next w:val="a0"/>
    <w:qFormat/>
    <w:rsid w:val="00641720"/>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rsid w:val="00641720"/>
    <w:pPr>
      <w:spacing w:before="240"/>
    </w:pPr>
    <w:rPr>
      <w:sz w:val="30"/>
      <w:szCs w:val="30"/>
    </w:rPr>
  </w:style>
  <w:style w:type="paragraph" w:customStyle="1" w:styleId="Author">
    <w:name w:val="Author"/>
    <w:next w:val="a0"/>
    <w:qFormat/>
    <w:rsid w:val="00641720"/>
    <w:pPr>
      <w:keepNext/>
      <w:keepLines/>
      <w:jc w:val="center"/>
    </w:pPr>
  </w:style>
  <w:style w:type="paragraph" w:styleId="a7">
    <w:name w:val="Date"/>
    <w:next w:val="a0"/>
    <w:qFormat/>
    <w:rsid w:val="00641720"/>
    <w:pPr>
      <w:keepNext/>
      <w:keepLines/>
      <w:jc w:val="center"/>
    </w:pPr>
  </w:style>
  <w:style w:type="paragraph" w:customStyle="1" w:styleId="AbstractTitle">
    <w:name w:val="Abstract Title"/>
    <w:basedOn w:val="a"/>
    <w:next w:val="Abstract"/>
    <w:qFormat/>
    <w:rsid w:val="00641720"/>
    <w:pPr>
      <w:keepNext/>
      <w:keepLines/>
      <w:spacing w:before="300" w:after="0"/>
      <w:jc w:val="center"/>
    </w:pPr>
    <w:rPr>
      <w:b/>
      <w:color w:val="345A8A"/>
      <w:sz w:val="20"/>
      <w:szCs w:val="20"/>
    </w:rPr>
  </w:style>
  <w:style w:type="paragraph" w:customStyle="1" w:styleId="Abstract">
    <w:name w:val="Abstract"/>
    <w:basedOn w:val="a"/>
    <w:next w:val="a0"/>
    <w:qFormat/>
    <w:rsid w:val="00641720"/>
    <w:pPr>
      <w:keepNext/>
      <w:keepLines/>
      <w:spacing w:before="100" w:after="300"/>
    </w:pPr>
    <w:rPr>
      <w:sz w:val="20"/>
      <w:szCs w:val="20"/>
    </w:rPr>
  </w:style>
  <w:style w:type="paragraph" w:styleId="a8">
    <w:name w:val="Bibliography"/>
    <w:basedOn w:val="a"/>
    <w:qFormat/>
    <w:rsid w:val="00641720"/>
  </w:style>
  <w:style w:type="paragraph" w:styleId="a9">
    <w:name w:val="Block Text"/>
    <w:basedOn w:val="a0"/>
    <w:next w:val="a0"/>
    <w:uiPriority w:val="9"/>
    <w:unhideWhenUsed/>
    <w:qFormat/>
    <w:rsid w:val="00641720"/>
    <w:pPr>
      <w:spacing w:before="100" w:after="100"/>
      <w:ind w:left="480" w:right="480"/>
    </w:pPr>
  </w:style>
  <w:style w:type="paragraph" w:styleId="aa">
    <w:name w:val="footnote text"/>
    <w:basedOn w:val="a"/>
    <w:uiPriority w:val="9"/>
    <w:unhideWhenUsed/>
    <w:qFormat/>
    <w:rsid w:val="00641720"/>
  </w:style>
  <w:style w:type="table" w:customStyle="1" w:styleId="Table">
    <w:name w:val="Table"/>
    <w:semiHidden/>
    <w:unhideWhenUsed/>
    <w:qFormat/>
    <w:rsid w:val="00641720"/>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641720"/>
    <w:pPr>
      <w:keepNext/>
      <w:keepLines/>
      <w:spacing w:after="0"/>
    </w:pPr>
    <w:rPr>
      <w:b/>
    </w:rPr>
  </w:style>
  <w:style w:type="paragraph" w:customStyle="1" w:styleId="Definition">
    <w:name w:val="Definition"/>
    <w:basedOn w:val="a"/>
    <w:rsid w:val="00641720"/>
  </w:style>
  <w:style w:type="paragraph" w:styleId="ab">
    <w:name w:val="caption"/>
    <w:basedOn w:val="a"/>
    <w:link w:val="ac"/>
    <w:rsid w:val="00641720"/>
    <w:pPr>
      <w:spacing w:after="120"/>
    </w:pPr>
    <w:rPr>
      <w:i/>
    </w:rPr>
  </w:style>
  <w:style w:type="paragraph" w:customStyle="1" w:styleId="TableCaption">
    <w:name w:val="Table Caption"/>
    <w:basedOn w:val="ab"/>
    <w:rsid w:val="00641720"/>
    <w:pPr>
      <w:keepNext/>
    </w:pPr>
  </w:style>
  <w:style w:type="paragraph" w:customStyle="1" w:styleId="ImageCaption">
    <w:name w:val="Image Caption"/>
    <w:basedOn w:val="ab"/>
    <w:rsid w:val="00641720"/>
  </w:style>
  <w:style w:type="paragraph" w:customStyle="1" w:styleId="Figure">
    <w:name w:val="Figure"/>
    <w:basedOn w:val="a"/>
    <w:rsid w:val="00641720"/>
  </w:style>
  <w:style w:type="paragraph" w:customStyle="1" w:styleId="CaptionedFigure">
    <w:name w:val="Captioned Figure"/>
    <w:basedOn w:val="Figure"/>
    <w:rsid w:val="00641720"/>
    <w:pPr>
      <w:keepNext/>
    </w:pPr>
  </w:style>
  <w:style w:type="character" w:customStyle="1" w:styleId="ac">
    <w:name w:val="Название объекта Знак"/>
    <w:basedOn w:val="a1"/>
    <w:link w:val="ab"/>
    <w:rsid w:val="00641720"/>
  </w:style>
  <w:style w:type="character" w:customStyle="1" w:styleId="VerbatimChar">
    <w:name w:val="Verbatim Char"/>
    <w:basedOn w:val="ac"/>
    <w:link w:val="SourceCode"/>
    <w:rsid w:val="00641720"/>
    <w:rPr>
      <w:rFonts w:ascii="Consolas" w:hAnsi="Consolas"/>
      <w:sz w:val="22"/>
    </w:rPr>
  </w:style>
  <w:style w:type="character" w:customStyle="1" w:styleId="SectionNumber">
    <w:name w:val="Section Number"/>
    <w:basedOn w:val="ac"/>
    <w:rsid w:val="00641720"/>
  </w:style>
  <w:style w:type="character" w:styleId="ad">
    <w:name w:val="footnote reference"/>
    <w:basedOn w:val="ac"/>
    <w:rsid w:val="00641720"/>
    <w:rPr>
      <w:vertAlign w:val="superscript"/>
    </w:rPr>
  </w:style>
  <w:style w:type="character" w:styleId="ae">
    <w:name w:val="Hyperlink"/>
    <w:basedOn w:val="ac"/>
    <w:rsid w:val="00641720"/>
    <w:rPr>
      <w:color w:val="4F81BD" w:themeColor="accent1"/>
    </w:rPr>
  </w:style>
  <w:style w:type="paragraph" w:styleId="af">
    <w:name w:val="TOC Heading"/>
    <w:basedOn w:val="1"/>
    <w:next w:val="a0"/>
    <w:uiPriority w:val="39"/>
    <w:unhideWhenUsed/>
    <w:qFormat/>
    <w:rsid w:val="00641720"/>
    <w:pPr>
      <w:spacing w:before="240" w:line="259" w:lineRule="auto"/>
      <w:outlineLvl w:val="9"/>
    </w:pPr>
    <w:rPr>
      <w:b w:val="0"/>
      <w:bCs w:val="0"/>
      <w:color w:val="365F91" w:themeColor="accent1" w:themeShade="BF"/>
    </w:rPr>
  </w:style>
  <w:style w:type="paragraph" w:customStyle="1" w:styleId="SourceCode">
    <w:name w:val="Source Code"/>
    <w:basedOn w:val="a"/>
    <w:link w:val="VerbatimChar"/>
    <w:rsid w:val="00641720"/>
    <w:pPr>
      <w:wordWrap w:val="0"/>
    </w:pPr>
  </w:style>
  <w:style w:type="character" w:customStyle="1" w:styleId="KeywordTok">
    <w:name w:val="KeywordTok"/>
    <w:basedOn w:val="VerbatimChar"/>
    <w:rsid w:val="00641720"/>
    <w:rPr>
      <w:rFonts w:ascii="Consolas" w:hAnsi="Consolas"/>
      <w:b/>
      <w:color w:val="007020"/>
      <w:sz w:val="22"/>
    </w:rPr>
  </w:style>
  <w:style w:type="character" w:customStyle="1" w:styleId="DataTypeTok">
    <w:name w:val="DataTypeTok"/>
    <w:basedOn w:val="VerbatimChar"/>
    <w:rsid w:val="00641720"/>
    <w:rPr>
      <w:rFonts w:ascii="Consolas" w:hAnsi="Consolas"/>
      <w:color w:val="902000"/>
      <w:sz w:val="22"/>
    </w:rPr>
  </w:style>
  <w:style w:type="character" w:customStyle="1" w:styleId="DecValTok">
    <w:name w:val="DecValTok"/>
    <w:basedOn w:val="VerbatimChar"/>
    <w:rsid w:val="00641720"/>
    <w:rPr>
      <w:rFonts w:ascii="Consolas" w:hAnsi="Consolas"/>
      <w:color w:val="40A070"/>
      <w:sz w:val="22"/>
    </w:rPr>
  </w:style>
  <w:style w:type="character" w:customStyle="1" w:styleId="BaseNTok">
    <w:name w:val="BaseNTok"/>
    <w:basedOn w:val="VerbatimChar"/>
    <w:rsid w:val="00641720"/>
    <w:rPr>
      <w:rFonts w:ascii="Consolas" w:hAnsi="Consolas"/>
      <w:color w:val="40A070"/>
      <w:sz w:val="22"/>
    </w:rPr>
  </w:style>
  <w:style w:type="character" w:customStyle="1" w:styleId="FloatTok">
    <w:name w:val="FloatTok"/>
    <w:basedOn w:val="VerbatimChar"/>
    <w:rsid w:val="00641720"/>
    <w:rPr>
      <w:rFonts w:ascii="Consolas" w:hAnsi="Consolas"/>
      <w:color w:val="40A070"/>
      <w:sz w:val="22"/>
    </w:rPr>
  </w:style>
  <w:style w:type="character" w:customStyle="1" w:styleId="ConstantTok">
    <w:name w:val="ConstantTok"/>
    <w:basedOn w:val="VerbatimChar"/>
    <w:rsid w:val="00641720"/>
    <w:rPr>
      <w:rFonts w:ascii="Consolas" w:hAnsi="Consolas"/>
      <w:color w:val="880000"/>
      <w:sz w:val="22"/>
    </w:rPr>
  </w:style>
  <w:style w:type="character" w:customStyle="1" w:styleId="CharTok">
    <w:name w:val="CharTok"/>
    <w:basedOn w:val="VerbatimChar"/>
    <w:rsid w:val="00641720"/>
    <w:rPr>
      <w:rFonts w:ascii="Consolas" w:hAnsi="Consolas"/>
      <w:color w:val="4070A0"/>
      <w:sz w:val="22"/>
    </w:rPr>
  </w:style>
  <w:style w:type="character" w:customStyle="1" w:styleId="SpecialCharTok">
    <w:name w:val="SpecialCharTok"/>
    <w:basedOn w:val="VerbatimChar"/>
    <w:rsid w:val="00641720"/>
    <w:rPr>
      <w:rFonts w:ascii="Consolas" w:hAnsi="Consolas"/>
      <w:color w:val="4070A0"/>
      <w:sz w:val="22"/>
    </w:rPr>
  </w:style>
  <w:style w:type="character" w:customStyle="1" w:styleId="StringTok">
    <w:name w:val="StringTok"/>
    <w:basedOn w:val="VerbatimChar"/>
    <w:rsid w:val="00641720"/>
    <w:rPr>
      <w:rFonts w:ascii="Consolas" w:hAnsi="Consolas"/>
      <w:color w:val="4070A0"/>
      <w:sz w:val="22"/>
    </w:rPr>
  </w:style>
  <w:style w:type="character" w:customStyle="1" w:styleId="VerbatimStringTok">
    <w:name w:val="VerbatimStringTok"/>
    <w:basedOn w:val="VerbatimChar"/>
    <w:rsid w:val="00641720"/>
    <w:rPr>
      <w:rFonts w:ascii="Consolas" w:hAnsi="Consolas"/>
      <w:color w:val="4070A0"/>
      <w:sz w:val="22"/>
    </w:rPr>
  </w:style>
  <w:style w:type="character" w:customStyle="1" w:styleId="SpecialStringTok">
    <w:name w:val="SpecialStringTok"/>
    <w:basedOn w:val="VerbatimChar"/>
    <w:rsid w:val="00641720"/>
    <w:rPr>
      <w:rFonts w:ascii="Consolas" w:hAnsi="Consolas"/>
      <w:color w:val="BB6688"/>
      <w:sz w:val="22"/>
    </w:rPr>
  </w:style>
  <w:style w:type="character" w:customStyle="1" w:styleId="ImportTok">
    <w:name w:val="ImportTok"/>
    <w:basedOn w:val="VerbatimChar"/>
    <w:rsid w:val="00641720"/>
    <w:rPr>
      <w:rFonts w:ascii="Consolas" w:hAnsi="Consolas"/>
      <w:b/>
      <w:color w:val="008000"/>
      <w:sz w:val="22"/>
    </w:rPr>
  </w:style>
  <w:style w:type="character" w:customStyle="1" w:styleId="CommentTok">
    <w:name w:val="CommentTok"/>
    <w:basedOn w:val="VerbatimChar"/>
    <w:rsid w:val="00641720"/>
    <w:rPr>
      <w:rFonts w:ascii="Consolas" w:hAnsi="Consolas"/>
      <w:i/>
      <w:color w:val="60A0B0"/>
      <w:sz w:val="22"/>
    </w:rPr>
  </w:style>
  <w:style w:type="character" w:customStyle="1" w:styleId="DocumentationTok">
    <w:name w:val="DocumentationTok"/>
    <w:basedOn w:val="VerbatimChar"/>
    <w:rsid w:val="00641720"/>
    <w:rPr>
      <w:rFonts w:ascii="Consolas" w:hAnsi="Consolas"/>
      <w:i/>
      <w:color w:val="BA2121"/>
      <w:sz w:val="22"/>
    </w:rPr>
  </w:style>
  <w:style w:type="character" w:customStyle="1" w:styleId="AnnotationTok">
    <w:name w:val="AnnotationTok"/>
    <w:basedOn w:val="VerbatimChar"/>
    <w:rsid w:val="00641720"/>
    <w:rPr>
      <w:rFonts w:ascii="Consolas" w:hAnsi="Consolas"/>
      <w:b/>
      <w:i/>
      <w:color w:val="60A0B0"/>
      <w:sz w:val="22"/>
    </w:rPr>
  </w:style>
  <w:style w:type="character" w:customStyle="1" w:styleId="CommentVarTok">
    <w:name w:val="CommentVarTok"/>
    <w:basedOn w:val="VerbatimChar"/>
    <w:rsid w:val="00641720"/>
    <w:rPr>
      <w:rFonts w:ascii="Consolas" w:hAnsi="Consolas"/>
      <w:b/>
      <w:i/>
      <w:color w:val="60A0B0"/>
      <w:sz w:val="22"/>
    </w:rPr>
  </w:style>
  <w:style w:type="character" w:customStyle="1" w:styleId="OtherTok">
    <w:name w:val="OtherTok"/>
    <w:basedOn w:val="VerbatimChar"/>
    <w:rsid w:val="00641720"/>
    <w:rPr>
      <w:rFonts w:ascii="Consolas" w:hAnsi="Consolas"/>
      <w:color w:val="007020"/>
      <w:sz w:val="22"/>
    </w:rPr>
  </w:style>
  <w:style w:type="character" w:customStyle="1" w:styleId="FunctionTok">
    <w:name w:val="FunctionTok"/>
    <w:basedOn w:val="VerbatimChar"/>
    <w:rsid w:val="00641720"/>
    <w:rPr>
      <w:rFonts w:ascii="Consolas" w:hAnsi="Consolas"/>
      <w:color w:val="06287E"/>
      <w:sz w:val="22"/>
    </w:rPr>
  </w:style>
  <w:style w:type="character" w:customStyle="1" w:styleId="VariableTok">
    <w:name w:val="VariableTok"/>
    <w:basedOn w:val="VerbatimChar"/>
    <w:rsid w:val="00641720"/>
    <w:rPr>
      <w:rFonts w:ascii="Consolas" w:hAnsi="Consolas"/>
      <w:color w:val="19177C"/>
      <w:sz w:val="22"/>
    </w:rPr>
  </w:style>
  <w:style w:type="character" w:customStyle="1" w:styleId="ControlFlowTok">
    <w:name w:val="ControlFlowTok"/>
    <w:basedOn w:val="VerbatimChar"/>
    <w:rsid w:val="00641720"/>
    <w:rPr>
      <w:rFonts w:ascii="Consolas" w:hAnsi="Consolas"/>
      <w:b/>
      <w:color w:val="007020"/>
      <w:sz w:val="22"/>
    </w:rPr>
  </w:style>
  <w:style w:type="character" w:customStyle="1" w:styleId="OperatorTok">
    <w:name w:val="OperatorTok"/>
    <w:basedOn w:val="VerbatimChar"/>
    <w:rsid w:val="00641720"/>
    <w:rPr>
      <w:rFonts w:ascii="Consolas" w:hAnsi="Consolas"/>
      <w:color w:val="666666"/>
      <w:sz w:val="22"/>
    </w:rPr>
  </w:style>
  <w:style w:type="character" w:customStyle="1" w:styleId="BuiltInTok">
    <w:name w:val="BuiltInTok"/>
    <w:basedOn w:val="VerbatimChar"/>
    <w:rsid w:val="00641720"/>
    <w:rPr>
      <w:rFonts w:ascii="Consolas" w:hAnsi="Consolas"/>
      <w:color w:val="008000"/>
      <w:sz w:val="22"/>
    </w:rPr>
  </w:style>
  <w:style w:type="character" w:customStyle="1" w:styleId="ExtensionTok">
    <w:name w:val="ExtensionTok"/>
    <w:basedOn w:val="VerbatimChar"/>
    <w:rsid w:val="00641720"/>
    <w:rPr>
      <w:rFonts w:ascii="Consolas" w:hAnsi="Consolas"/>
      <w:sz w:val="22"/>
    </w:rPr>
  </w:style>
  <w:style w:type="character" w:customStyle="1" w:styleId="PreprocessorTok">
    <w:name w:val="PreprocessorTok"/>
    <w:basedOn w:val="VerbatimChar"/>
    <w:rsid w:val="00641720"/>
    <w:rPr>
      <w:rFonts w:ascii="Consolas" w:hAnsi="Consolas"/>
      <w:color w:val="BC7A00"/>
      <w:sz w:val="22"/>
    </w:rPr>
  </w:style>
  <w:style w:type="character" w:customStyle="1" w:styleId="AttributeTok">
    <w:name w:val="AttributeTok"/>
    <w:basedOn w:val="VerbatimChar"/>
    <w:rsid w:val="00641720"/>
    <w:rPr>
      <w:rFonts w:ascii="Consolas" w:hAnsi="Consolas"/>
      <w:color w:val="7D9029"/>
      <w:sz w:val="22"/>
    </w:rPr>
  </w:style>
  <w:style w:type="character" w:customStyle="1" w:styleId="RegionMarkerTok">
    <w:name w:val="RegionMarkerTok"/>
    <w:basedOn w:val="VerbatimChar"/>
    <w:rsid w:val="00641720"/>
    <w:rPr>
      <w:rFonts w:ascii="Consolas" w:hAnsi="Consolas"/>
      <w:sz w:val="22"/>
    </w:rPr>
  </w:style>
  <w:style w:type="character" w:customStyle="1" w:styleId="InformationTok">
    <w:name w:val="InformationTok"/>
    <w:basedOn w:val="VerbatimChar"/>
    <w:rsid w:val="00641720"/>
    <w:rPr>
      <w:rFonts w:ascii="Consolas" w:hAnsi="Consolas"/>
      <w:b/>
      <w:i/>
      <w:color w:val="60A0B0"/>
      <w:sz w:val="22"/>
    </w:rPr>
  </w:style>
  <w:style w:type="character" w:customStyle="1" w:styleId="WarningTok">
    <w:name w:val="WarningTok"/>
    <w:basedOn w:val="VerbatimChar"/>
    <w:rsid w:val="00641720"/>
    <w:rPr>
      <w:rFonts w:ascii="Consolas" w:hAnsi="Consolas"/>
      <w:b/>
      <w:i/>
      <w:color w:val="60A0B0"/>
      <w:sz w:val="22"/>
    </w:rPr>
  </w:style>
  <w:style w:type="character" w:customStyle="1" w:styleId="AlertTok">
    <w:name w:val="AlertTok"/>
    <w:basedOn w:val="VerbatimChar"/>
    <w:rsid w:val="00641720"/>
    <w:rPr>
      <w:rFonts w:ascii="Consolas" w:hAnsi="Consolas"/>
      <w:b/>
      <w:color w:val="FF0000"/>
      <w:sz w:val="22"/>
    </w:rPr>
  </w:style>
  <w:style w:type="character" w:customStyle="1" w:styleId="ErrorTok">
    <w:name w:val="ErrorTok"/>
    <w:basedOn w:val="VerbatimChar"/>
    <w:rsid w:val="00641720"/>
    <w:rPr>
      <w:rFonts w:ascii="Consolas" w:hAnsi="Consolas"/>
      <w:b/>
      <w:color w:val="FF0000"/>
      <w:sz w:val="22"/>
    </w:rPr>
  </w:style>
  <w:style w:type="character" w:customStyle="1" w:styleId="NormalTok">
    <w:name w:val="NormalTok"/>
    <w:basedOn w:val="VerbatimChar"/>
    <w:rsid w:val="00641720"/>
    <w:rPr>
      <w:rFonts w:ascii="Consolas" w:hAnsi="Consolas"/>
      <w:sz w:val="22"/>
    </w:rPr>
  </w:style>
  <w:style w:type="paragraph" w:styleId="af0">
    <w:name w:val="List Paragraph"/>
    <w:basedOn w:val="a"/>
    <w:rsid w:val="00490642"/>
    <w:pPr>
      <w:ind w:left="720"/>
      <w:contextualSpacing/>
    </w:pPr>
  </w:style>
  <w:style w:type="character" w:styleId="af1">
    <w:name w:val="Placeholder Text"/>
    <w:basedOn w:val="a1"/>
    <w:semiHidden/>
    <w:rsid w:val="00FB37C5"/>
    <w:rPr>
      <w:color w:val="808080"/>
    </w:rPr>
  </w:style>
  <w:style w:type="paragraph" w:styleId="af2">
    <w:name w:val="Balloon Text"/>
    <w:basedOn w:val="a"/>
    <w:link w:val="af3"/>
    <w:semiHidden/>
    <w:unhideWhenUsed/>
    <w:rsid w:val="0007063D"/>
    <w:pPr>
      <w:spacing w:after="0"/>
    </w:pPr>
    <w:rPr>
      <w:rFonts w:ascii="Tahoma" w:hAnsi="Tahoma" w:cs="Tahoma"/>
      <w:sz w:val="16"/>
      <w:szCs w:val="16"/>
    </w:rPr>
  </w:style>
  <w:style w:type="character" w:customStyle="1" w:styleId="af3">
    <w:name w:val="Текст выноски Знак"/>
    <w:basedOn w:val="a1"/>
    <w:link w:val="af2"/>
    <w:semiHidden/>
    <w:rsid w:val="0007063D"/>
    <w:rPr>
      <w:rFonts w:ascii="Tahoma" w:hAnsi="Tahoma" w:cs="Tahoma"/>
      <w:sz w:val="16"/>
      <w:szCs w:val="16"/>
    </w:rPr>
  </w:style>
  <w:style w:type="character" w:styleId="af4">
    <w:name w:val="annotation reference"/>
    <w:basedOn w:val="a1"/>
    <w:semiHidden/>
    <w:unhideWhenUsed/>
    <w:rsid w:val="004E30DF"/>
    <w:rPr>
      <w:sz w:val="16"/>
      <w:szCs w:val="16"/>
    </w:rPr>
  </w:style>
  <w:style w:type="paragraph" w:styleId="af5">
    <w:name w:val="annotation text"/>
    <w:basedOn w:val="a"/>
    <w:link w:val="af6"/>
    <w:semiHidden/>
    <w:unhideWhenUsed/>
    <w:rsid w:val="004E30DF"/>
    <w:rPr>
      <w:sz w:val="20"/>
      <w:szCs w:val="20"/>
    </w:rPr>
  </w:style>
  <w:style w:type="character" w:customStyle="1" w:styleId="af6">
    <w:name w:val="Текст примечания Знак"/>
    <w:basedOn w:val="a1"/>
    <w:link w:val="af5"/>
    <w:semiHidden/>
    <w:rsid w:val="004E30DF"/>
    <w:rPr>
      <w:sz w:val="20"/>
      <w:szCs w:val="20"/>
    </w:rPr>
  </w:style>
  <w:style w:type="paragraph" w:styleId="af7">
    <w:name w:val="annotation subject"/>
    <w:basedOn w:val="af5"/>
    <w:next w:val="af5"/>
    <w:link w:val="af8"/>
    <w:semiHidden/>
    <w:unhideWhenUsed/>
    <w:rsid w:val="004E30DF"/>
    <w:rPr>
      <w:b/>
      <w:bCs/>
    </w:rPr>
  </w:style>
  <w:style w:type="character" w:customStyle="1" w:styleId="af8">
    <w:name w:val="Тема примечания Знак"/>
    <w:basedOn w:val="af6"/>
    <w:link w:val="af7"/>
    <w:semiHidden/>
    <w:rsid w:val="004E30DF"/>
    <w:rPr>
      <w:b/>
      <w:bCs/>
      <w:sz w:val="20"/>
      <w:szCs w:val="20"/>
    </w:rPr>
  </w:style>
  <w:style w:type="paragraph" w:styleId="af9">
    <w:name w:val="Revision"/>
    <w:hidden/>
    <w:semiHidden/>
    <w:rsid w:val="009D6A10"/>
    <w:pPr>
      <w:spacing w:after="0"/>
    </w:pPr>
  </w:style>
  <w:style w:type="character" w:customStyle="1" w:styleId="a4">
    <w:name w:val="Основной текст Знак"/>
    <w:basedOn w:val="a1"/>
    <w:link w:val="a0"/>
    <w:rsid w:val="003B71E7"/>
  </w:style>
  <w:style w:type="paragraph" w:styleId="20">
    <w:name w:val="Body Text 2"/>
    <w:basedOn w:val="a"/>
    <w:link w:val="21"/>
    <w:rsid w:val="00240668"/>
    <w:pPr>
      <w:spacing w:after="120" w:line="480" w:lineRule="auto"/>
    </w:pPr>
  </w:style>
  <w:style w:type="character" w:customStyle="1" w:styleId="21">
    <w:name w:val="Основной текст 2 Знак"/>
    <w:basedOn w:val="a1"/>
    <w:link w:val="20"/>
    <w:rsid w:val="00240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BC8E9-8006-48B9-8F9A-9FE090F8C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TotalTime>
  <Pages>12</Pages>
  <Words>3980</Words>
  <Characters>22691</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Игорь</cp:lastModifiedBy>
  <cp:revision>110</cp:revision>
  <dcterms:created xsi:type="dcterms:W3CDTF">2026-01-11T11:57:00Z</dcterms:created>
  <dcterms:modified xsi:type="dcterms:W3CDTF">2026-03-19T05:00:00Z</dcterms:modified>
</cp:coreProperties>
</file>